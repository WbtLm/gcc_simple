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imes New Roman" w:hAnsi="Times New Roman" w:cs="Times New Roman"/>
        </w:rPr>
      </w:pPr>
    </w:p>
    <w:p>
      <w:pPr>
        <w:spacing w:after="156" w:afterLines="50" w:line="360" w:lineRule="auto"/>
        <w:jc w:val="left"/>
        <w:rPr>
          <w:rFonts w:hint="default" w:ascii="Times New Roman" w:hAnsi="Times New Roman" w:cs="Times New Roman"/>
          <w:sz w:val="52"/>
          <w:szCs w:val="52"/>
        </w:rPr>
      </w:pPr>
    </w:p>
    <w:p>
      <w:pPr>
        <w:pStyle w:val="9"/>
        <w:spacing w:before="120" w:after="120"/>
        <w:rPr>
          <w:rFonts w:hint="default" w:ascii="Times New Roman" w:hAnsi="Times New Roman" w:cs="Times New Roman"/>
          <w:sz w:val="52"/>
          <w:szCs w:val="52"/>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jc w:val="center"/>
        <w:textAlignment w:val="auto"/>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jc w:val="center"/>
        <w:rPr>
          <w:rFonts w:hint="default" w:ascii="Times New Roman" w:hAnsi="Times New Roman" w:cs="Times New Roman"/>
          <w:sz w:val="52"/>
        </w:rPr>
      </w:pPr>
    </w:p>
    <w:p>
      <w:pPr>
        <w:jc w:val="center"/>
        <w:rPr>
          <w:rFonts w:hint="default" w:ascii="Times New Roman" w:hAnsi="Times New Roman" w:cs="Times New Roman"/>
          <w:sz w:val="52"/>
        </w:rPr>
      </w:pP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轻量级编译器设计与实现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p>
    <w:p>
      <w:pPr>
        <w:rPr>
          <w:rFonts w:hint="default" w:ascii="Times New Roman" w:hAnsi="Times New Roman" w:cs="Times New Roman"/>
          <w:sz w:val="32"/>
          <w:szCs w:val="32"/>
          <w:u w:val="single"/>
        </w:rPr>
      </w:pPr>
      <w:r>
        <w:rPr>
          <w:rFonts w:hint="default" w:ascii="Times New Roman" w:hAnsi="Times New Roman" w:cs="Times New Roman"/>
          <w:sz w:val="32"/>
          <w:szCs w:val="32"/>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计算机学院</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计算机科学与技术</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计科</w:t>
      </w:r>
      <w:r>
        <w:rPr>
          <w:rFonts w:hint="default" w:ascii="Times New Roman" w:hAnsi="Times New Roman" w:cs="Times New Roman"/>
          <w:sz w:val="32"/>
          <w:szCs w:val="32"/>
          <w:u w:val="single"/>
          <w:lang w:val="en-US" w:eastAsia="zh-CN"/>
        </w:rPr>
        <w:t>1603</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王宝彤</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04161082</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董梁</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rPr>
        <w:t>职称：</w:t>
      </w:r>
      <w:r>
        <w:rPr>
          <w:rFonts w:hint="default" w:ascii="Times New Roman" w:hAnsi="Times New Roman" w:cs="Times New Roman"/>
          <w:sz w:val="28"/>
          <w:szCs w:val="28"/>
          <w:u w:val="single"/>
        </w:rPr>
        <w:t xml:space="preserve">      </w:t>
      </w:r>
      <w:r>
        <w:rPr>
          <w:rFonts w:hint="default" w:ascii="Times New Roman" w:hAnsi="Times New Roman" w:cs="Times New Roman"/>
          <w:sz w:val="32"/>
          <w:szCs w:val="32"/>
          <w:u w:val="single"/>
          <w:lang w:eastAsia="zh-CN"/>
        </w:rPr>
        <w:t>讲师</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lang w:eastAsia="zh-CN"/>
        </w:rPr>
        <w:t xml:space="preserve">  </w:t>
      </w:r>
      <w:r>
        <w:rPr>
          <w:rFonts w:hint="default" w:ascii="Times New Roman" w:hAnsi="Times New Roman" w:cs="Times New Roman"/>
          <w:sz w:val="28"/>
          <w:szCs w:val="28"/>
          <w:u w:val="single"/>
        </w:rPr>
        <w:t xml:space="preserve">  </w:t>
      </w:r>
    </w:p>
    <w:p>
      <w:pPr>
        <w:ind w:left="84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19</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18</w:t>
      </w:r>
      <w:r>
        <w:rPr>
          <w:rFonts w:hint="default" w:ascii="Times New Roman" w:hAnsi="Times New Roman" w:cs="Times New Roman" w:eastAsiaTheme="minorEastAsia"/>
          <w:sz w:val="28"/>
          <w:szCs w:val="28"/>
        </w:rPr>
        <w:t>日 至</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20</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6</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12</w:t>
      </w:r>
      <w:r>
        <w:rPr>
          <w:rFonts w:hint="default" w:ascii="Times New Roman" w:hAnsi="Times New Roman" w:cs="Times New Roman" w:eastAsiaTheme="minorEastAsia"/>
          <w:sz w:val="28"/>
          <w:szCs w:val="28"/>
        </w:rPr>
        <w:t>日</w:t>
      </w: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szCs w:val="32"/>
        </w:rPr>
      </w:pPr>
    </w:p>
    <w:p>
      <w:pPr>
        <w:spacing w:line="520" w:lineRule="exact"/>
        <w:ind w:firstLine="420" w:firstLineChars="200"/>
        <w:rPr>
          <w:rFonts w:hint="default" w:ascii="Times New Roman" w:hAnsi="Times New Roman" w:cs="Times New Roman"/>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lang w:val="en-US" w:eastAsia="zh-CN"/>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w:t>
      </w:r>
      <w:r>
        <w:rPr>
          <w:rFonts w:hint="default" w:ascii="Times New Roman" w:hAnsi="Times New Roman" w:eastAsia="仿宋_GB2312" w:cs="Times New Roman"/>
          <w:sz w:val="32"/>
          <w:szCs w:val="32"/>
          <w:lang w:val="en-US" w:eastAsia="zh-CN"/>
        </w:rPr>
        <w:t>2020</w:t>
      </w:r>
      <w:r>
        <w:rPr>
          <w:rFonts w:hint="default" w:ascii="Times New Roman" w:hAnsi="Times New Roman" w:eastAsia="仿宋_GB2312" w:cs="Times New Roman"/>
          <w:sz w:val="32"/>
          <w:szCs w:val="32"/>
        </w:rPr>
        <w:t xml:space="preserve">年  </w:t>
      </w:r>
      <w:r>
        <w:rPr>
          <w:rFonts w:hint="default" w:ascii="Times New Roman" w:hAnsi="Times New Roman" w:eastAsia="仿宋_GB2312" w:cs="Times New Roman"/>
          <w:sz w:val="32"/>
          <w:szCs w:val="32"/>
          <w:lang w:val="en-US" w:eastAsia="zh-CN"/>
        </w:rPr>
        <w:t>6</w:t>
      </w:r>
      <w:r>
        <w:rPr>
          <w:rFonts w:hint="default" w:ascii="Times New Roman" w:hAnsi="Times New Roman" w:eastAsia="仿宋_GB2312" w:cs="Times New Roman"/>
          <w:sz w:val="32"/>
          <w:szCs w:val="32"/>
        </w:rPr>
        <w:t xml:space="preserve">月 </w:t>
      </w:r>
      <w:r>
        <w:rPr>
          <w:rFonts w:hint="default" w:ascii="Times New Roman" w:hAnsi="Times New Roman" w:eastAsia="仿宋_GB2312" w:cs="Times New Roman"/>
          <w:sz w:val="32"/>
          <w:szCs w:val="32"/>
          <w:lang w:val="en-US" w:eastAsia="zh-CN"/>
        </w:rPr>
        <w:t>12</w:t>
      </w:r>
      <w:r>
        <w:rPr>
          <w:rFonts w:hint="default" w:ascii="Times New Roman" w:hAnsi="Times New Roman" w:eastAsia="仿宋_GB2312" w:cs="Times New Roman"/>
          <w:sz w:val="32"/>
          <w:szCs w:val="32"/>
        </w:rPr>
        <w:t>日</w:t>
      </w:r>
    </w:p>
    <w:p>
      <w:pPr>
        <w:spacing w:line="520" w:lineRule="exact"/>
        <w:ind w:firstLine="420" w:firstLineChars="200"/>
        <w:rPr>
          <w:rFonts w:hint="default" w:ascii="Times New Roman" w:hAnsi="Times New Roman" w:cs="Times New Roman"/>
          <w:szCs w:val="32"/>
        </w:rPr>
      </w:pPr>
    </w:p>
    <w:p>
      <w:pPr>
        <w:snapToGrid w:val="0"/>
        <w:spacing w:line="600" w:lineRule="exact"/>
        <w:ind w:firstLine="0" w:firstLineChars="0"/>
        <w:jc w:val="both"/>
        <w:outlineLvl w:val="1"/>
        <w:rPr>
          <w:rFonts w:hint="default" w:ascii="Times New Roman" w:hAnsi="Times New Roman" w:eastAsia="方正小标宋简体" w:cs="Times New Roman"/>
          <w:bCs/>
          <w:kern w:val="0"/>
          <w:sz w:val="44"/>
          <w:szCs w:val="44"/>
        </w:rPr>
        <w:pPrChange w:id="1" w:author="王宝彤" w:date="2020-06-21T23:21:34Z">
          <w:pPr>
            <w:snapToGrid w:val="0"/>
            <w:spacing w:line="600" w:lineRule="exact"/>
            <w:jc w:val="center"/>
            <w:outlineLvl w:val="1"/>
          </w:pPr>
        </w:pPrChange>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申报人</w:t>
            </w:r>
          </w:p>
        </w:tc>
        <w:tc>
          <w:tcPr>
            <w:tcW w:w="2115" w:type="dxa"/>
            <w:gridSpan w:val="3"/>
            <w:tcBorders>
              <w:top w:val="single" w:color="auto" w:sz="4" w:space="0"/>
              <w:left w:val="nil"/>
              <w:bottom w:val="nil"/>
              <w:right w:val="nil"/>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董梁</w:t>
            </w:r>
          </w:p>
        </w:tc>
        <w:tc>
          <w:tcPr>
            <w:tcW w:w="1134" w:type="dxa"/>
            <w:gridSpan w:val="2"/>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职称</w:t>
            </w:r>
          </w:p>
        </w:tc>
        <w:tc>
          <w:tcPr>
            <w:tcW w:w="1137" w:type="dxa"/>
            <w:gridSpan w:val="3"/>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讲师</w:t>
            </w:r>
          </w:p>
        </w:tc>
        <w:tc>
          <w:tcPr>
            <w:tcW w:w="1134" w:type="dxa"/>
            <w:gridSpan w:val="2"/>
            <w:tcBorders>
              <w:top w:val="single" w:color="auto" w:sz="4" w:space="0"/>
              <w:left w:val="nil"/>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学院</w:t>
            </w:r>
          </w:p>
        </w:tc>
        <w:tc>
          <w:tcPr>
            <w:tcW w:w="3376" w:type="dxa"/>
            <w:gridSpan w:val="4"/>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noWrap w:val="0"/>
            <w:vAlign w:val="center"/>
          </w:tcPr>
          <w:p>
            <w:pPr>
              <w:spacing w:line="620" w:lineRule="exact"/>
              <w:ind w:left="0" w:leftChars="0" w:firstLine="0" w:firstLineChars="0"/>
              <w:jc w:val="lef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题目名称</w:t>
            </w:r>
          </w:p>
        </w:tc>
        <w:tc>
          <w:tcPr>
            <w:tcW w:w="8896" w:type="dxa"/>
            <w:gridSpan w:val="14"/>
            <w:tcBorders>
              <w:top w:val="single" w:color="auto" w:sz="8" w:space="0"/>
              <w:left w:val="nil"/>
              <w:bottom w:val="single" w:color="auto" w:sz="8" w:space="0"/>
              <w:right w:val="single" w:color="auto" w:sz="4" w:space="0"/>
            </w:tcBorders>
            <w:noWrap w:val="0"/>
            <w:vAlign w:val="center"/>
          </w:tcPr>
          <w:p>
            <w:pPr>
              <w:spacing w:line="620" w:lineRule="exac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题目来源</w:t>
            </w:r>
          </w:p>
        </w:tc>
        <w:tc>
          <w:tcPr>
            <w:tcW w:w="1123" w:type="dxa"/>
            <w:gridSpan w:val="2"/>
            <w:tcBorders>
              <w:top w:val="nil"/>
              <w:left w:val="nil"/>
              <w:bottom w:val="single" w:color="auto" w:sz="6" w:space="0"/>
              <w:right w:val="single" w:color="auto" w:sz="4" w:space="0"/>
            </w:tcBorders>
            <w:noWrap w:val="0"/>
            <w:vAlign w:val="center"/>
          </w:tcPr>
          <w:p>
            <w:pPr>
              <w:ind w:firstLine="240" w:firstLineChars="10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科研</w:t>
            </w:r>
          </w:p>
        </w:tc>
        <w:tc>
          <w:tcPr>
            <w:tcW w:w="3254" w:type="dxa"/>
            <w:gridSpan w:val="5"/>
            <w:tcBorders>
              <w:top w:val="nil"/>
              <w:left w:val="nil"/>
              <w:bottom w:val="single" w:color="auto" w:sz="6" w:space="0"/>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43" w:type="dxa"/>
            <w:gridSpan w:val="3"/>
            <w:tcBorders>
              <w:top w:val="nil"/>
              <w:left w:val="nil"/>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教学</w:t>
            </w:r>
          </w:p>
        </w:tc>
        <w:tc>
          <w:tcPr>
            <w:tcW w:w="1134"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w:t>
            </w:r>
          </w:p>
        </w:tc>
        <w:tc>
          <w:tcPr>
            <w:tcW w:w="1111" w:type="dxa"/>
            <w:gridSpan w:val="2"/>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其它</w:t>
            </w:r>
          </w:p>
        </w:tc>
        <w:tc>
          <w:tcPr>
            <w:tcW w:w="1131"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题目类型</w:t>
            </w:r>
          </w:p>
        </w:tc>
        <w:tc>
          <w:tcPr>
            <w:tcW w:w="1123" w:type="dxa"/>
            <w:gridSpan w:val="2"/>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硬件设计</w:t>
            </w:r>
          </w:p>
        </w:tc>
        <w:tc>
          <w:tcPr>
            <w:tcW w:w="99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28"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软件设计</w:t>
            </w:r>
          </w:p>
        </w:tc>
        <w:tc>
          <w:tcPr>
            <w:tcW w:w="112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w:t>
            </w:r>
          </w:p>
        </w:tc>
        <w:tc>
          <w:tcPr>
            <w:tcW w:w="1143" w:type="dxa"/>
            <w:gridSpan w:val="3"/>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论文</w:t>
            </w:r>
          </w:p>
        </w:tc>
        <w:tc>
          <w:tcPr>
            <w:tcW w:w="1134" w:type="dxa"/>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c>
          <w:tcPr>
            <w:tcW w:w="1101"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艺术作品</w:t>
            </w:r>
          </w:p>
        </w:tc>
        <w:tc>
          <w:tcPr>
            <w:tcW w:w="1141" w:type="dxa"/>
            <w:gridSpan w:val="2"/>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题目性质</w:t>
            </w:r>
          </w:p>
        </w:tc>
        <w:tc>
          <w:tcPr>
            <w:tcW w:w="2115" w:type="dxa"/>
            <w:gridSpan w:val="3"/>
            <w:tcBorders>
              <w:top w:val="single" w:color="auto" w:sz="8" w:space="0"/>
              <w:left w:val="single" w:color="auto" w:sz="4" w:space="0"/>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noWrap w:val="0"/>
            <w:vAlign w:val="center"/>
          </w:tcPr>
          <w:p>
            <w:pPr>
              <w:spacing w:line="360" w:lineRule="auto"/>
              <w:jc w:val="center"/>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position w:val="-38"/>
                <w:sz w:val="24"/>
                <w:szCs w:val="24"/>
              </w:rPr>
              <w:t>√</w:t>
            </w:r>
          </w:p>
        </w:tc>
        <w:tc>
          <w:tcPr>
            <w:tcW w:w="2268" w:type="dxa"/>
            <w:gridSpan w:val="3"/>
            <w:tcBorders>
              <w:top w:val="single" w:color="auto" w:sz="8" w:space="0"/>
              <w:left w:val="nil"/>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理论研究</w:t>
            </w:r>
          </w:p>
        </w:tc>
        <w:tc>
          <w:tcPr>
            <w:tcW w:w="2242"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05" w:hRule="atLeast"/>
          <w:jc w:val="center"/>
        </w:trPr>
        <w:tc>
          <w:tcPr>
            <w:tcW w:w="1259" w:type="dxa"/>
            <w:tcBorders>
              <w:top w:val="nil"/>
              <w:left w:val="single" w:color="auto" w:sz="4" w:space="0"/>
              <w:bottom w:val="nil"/>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题目</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简述</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（为什么申报该课题）</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对学</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生知</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识与</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能力</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要求</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编译原理与技术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高级语言程序设计</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计算机组成原理</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微机原理与接口技术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预期</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目标</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（本题目应完成的工作，题目预期目标和成果形式）</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设计并实现一个使用面向对象语言开发的轻量级编译器，要求能够将基本</w:t>
            </w:r>
            <w:del w:id="2" w:author="王宝彤" w:date="2020-06-21T22:41:36Z">
              <w:r>
                <w:rPr>
                  <w:rFonts w:hint="default" w:ascii="Times New Roman" w:hAnsi="Times New Roman" w:eastAsia="仿宋_GB2312" w:cs="Times New Roman"/>
                  <w:sz w:val="24"/>
                  <w:szCs w:val="24"/>
                </w:rPr>
                <w:delText>C语言</w:delText>
              </w:r>
            </w:del>
            <w:ins w:id="3" w:author="王宝彤" w:date="2020-06-21T22:41:36Z">
              <w:r>
                <w:rPr>
                  <w:rFonts w:hint="eastAsia" w:ascii="Times New Roman" w:hAnsi="Times New Roman" w:eastAsia="仿宋_GB2312" w:cs="Times New Roman"/>
                  <w:sz w:val="24"/>
                  <w:szCs w:val="24"/>
                  <w:lang w:eastAsia="zh-CN"/>
                </w:rPr>
                <w:t>C语言</w:t>
              </w:r>
            </w:ins>
            <w:r>
              <w:rPr>
                <w:rFonts w:hint="default" w:ascii="Times New Roman" w:hAnsi="Times New Roman" w:eastAsia="仿宋_GB2312" w:cs="Times New Roman"/>
                <w:sz w:val="24"/>
                <w:szCs w:val="24"/>
              </w:rPr>
              <w:t>程序包括：变量、数组、指针、结构体、函数调用等，编译成目标处理器的机器语言程序。该编译器更为符合32位RISC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81"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时间</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进度</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2019.11.18 ---- 2019.11.30  根据题目，查找资料，设计整体方案，确定实现的语言范围。</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2019.12.01 ---- 2019.12.15  根据整体设计方案，实现高级语言子集的词法分析。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2019.12.16 ---- 2019.12.30  根据整体设计方案，实现高级语言子集的语法分析。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2020.01.01 ---- 2020.02.28  根据整体设计方案，实现高级语言子集的中间代码生成。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2020.03.01 ---- 2020.03.30  根据生成的中间代码，完成遍历和语义分析。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2020.04.01 ---- 2020.04.30  根据遍历和语义分析的结果，生成对应的机器指令代码。</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2020.05.01 ---- 2020.05.10  对生成的机器指令代码进行调试并验证结果的正确性。</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2020.05.11 ---- 2020.05.30  完成各项开发文档和毕业设计论文的撰写修订工作。</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系（教研室）主任</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2813" w:type="dxa"/>
            <w:gridSpan w:val="5"/>
            <w:tcBorders>
              <w:top w:val="single" w:color="auto" w:sz="6" w:space="0"/>
              <w:left w:val="nil"/>
              <w:bottom w:val="single" w:color="auto" w:sz="8" w:space="0"/>
              <w:right w:val="nil"/>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5</w:t>
            </w:r>
            <w:r>
              <w:rPr>
                <w:rFonts w:hint="default" w:ascii="Times New Roman" w:hAnsi="Times New Roman" w:eastAsia="仿宋_GB2312" w:cs="Times New Roman"/>
                <w:sz w:val="24"/>
                <w:szCs w:val="24"/>
              </w:rPr>
              <w:t>日</w:t>
            </w:r>
          </w:p>
        </w:tc>
        <w:tc>
          <w:tcPr>
            <w:tcW w:w="1589" w:type="dxa"/>
            <w:gridSpan w:val="3"/>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主管院长</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3612" w:type="dxa"/>
            <w:gridSpan w:val="5"/>
            <w:tcBorders>
              <w:top w:val="single" w:color="auto" w:sz="6" w:space="0"/>
              <w:left w:val="nil"/>
              <w:bottom w:val="single" w:color="auto" w:sz="8" w:space="0"/>
              <w:right w:val="single" w:color="auto" w:sz="4" w:space="0"/>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7</w:t>
            </w:r>
            <w:r>
              <w:rPr>
                <w:rFonts w:hint="default" w:ascii="Times New Roman" w:hAnsi="Times New Roman" w:eastAsia="仿宋_GB2312" w:cs="Times New Roman"/>
                <w:sz w:val="24"/>
                <w:szCs w:val="24"/>
              </w:rPr>
              <w:t>日</w:t>
            </w:r>
          </w:p>
        </w:tc>
      </w:tr>
    </w:tbl>
    <w:p>
      <w:pPr>
        <w:spacing w:line="220" w:lineRule="exact"/>
        <w:ind w:firstLine="369" w:firstLineChars="176"/>
        <w:rPr>
          <w:rFonts w:hint="default" w:ascii="Times New Roman" w:hAnsi="Times New Roman" w:eastAsia="仿宋_GB2312" w:cs="Times New Roman"/>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color w:val="FF0000"/>
                <w:sz w:val="24"/>
              </w:rPr>
            </w:pPr>
            <w:r>
              <w:rPr>
                <w:rFonts w:hint="default" w:ascii="Times New Roman" w:hAnsi="Times New Roman" w:eastAsia="仿宋_GB2312" w:cs="Times New Roman"/>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选题目的（课题背景及意义、国内外研究情况）                                               </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课程设计中已经有了</w:t>
            </w:r>
            <w:r>
              <w:rPr>
                <w:rFonts w:hint="default" w:ascii="Times New Roman" w:hAnsi="Times New Roman" w:eastAsia="仿宋_GB2312" w:cs="Times New Roman"/>
                <w:sz w:val="24"/>
                <w:lang w:val="en-US" w:eastAsia="zh-CN"/>
              </w:rPr>
              <w:t>32位</w:t>
            </w:r>
            <w:r>
              <w:rPr>
                <w:rFonts w:hint="default" w:ascii="Times New Roman" w:hAnsi="Times New Roman" w:eastAsia="仿宋_GB2312" w:cs="Times New Roman"/>
                <w:sz w:val="24"/>
              </w:rPr>
              <w:t>精简指令集的处理器的设计，编译器是将高级语言程序翻译成处理器可以识别的机器语言</w:t>
            </w:r>
            <w:r>
              <w:rPr>
                <w:rFonts w:hint="default" w:ascii="Times New Roman" w:hAnsi="Times New Roman" w:eastAsia="仿宋_GB2312" w:cs="Times New Roman"/>
                <w:sz w:val="24"/>
                <w:vertAlign w:val="superscript"/>
              </w:rPr>
              <w:t>[1]</w:t>
            </w:r>
            <w:r>
              <w:rPr>
                <w:rFonts w:hint="default" w:ascii="Times New Roman" w:hAnsi="Times New Roman" w:eastAsia="仿宋_GB2312" w:cs="Times New Roman"/>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hint="default" w:ascii="Times New Roman" w:hAnsi="Times New Roman" w:eastAsia="仿宋_GB2312" w:cs="Times New Roman"/>
                <w:sz w:val="24"/>
                <w:vertAlign w:val="superscript"/>
              </w:rPr>
              <w:t>[2]</w:t>
            </w:r>
            <w:r>
              <w:rPr>
                <w:rFonts w:hint="default" w:ascii="Times New Roman" w:hAnsi="Times New Roman" w:eastAsia="仿宋_GB2312" w:cs="Times New Roman"/>
                <w:sz w:val="24"/>
              </w:rPr>
              <w:t>，如：进一步设计操作系统、系统程序和工具等。</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从理论基础上讲，国内外对于编译涉及到的算法都已有成熟的实现，尤其是词法分析和语法分析算法已经非常成熟</w:t>
            </w:r>
            <w:r>
              <w:rPr>
                <w:rFonts w:hint="default" w:ascii="Times New Roman" w:hAnsi="Times New Roman" w:eastAsia="仿宋_GB2312" w:cs="Times New Roman"/>
                <w:sz w:val="24"/>
                <w:vertAlign w:val="superscript"/>
              </w:rPr>
              <w:t>[3]</w:t>
            </w:r>
            <w:r>
              <w:rPr>
                <w:rFonts w:hint="default" w:ascii="Times New Roman" w:hAnsi="Times New Roman" w:eastAsia="仿宋_GB2312" w:cs="Times New Roman"/>
                <w:sz w:val="24"/>
              </w:rPr>
              <w:t>，甚至词法分析和语法分析阶段均有“分析程序生成器”工具可以自动生成高效率的词法分析器和语法分析器。有大量关于编译的教材和书籍以及网上课程。</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eastAsia="仿宋_GB2312" w:cs="Times New Roman"/>
                <w:sz w:val="24"/>
                <w:vertAlign w:val="superscript"/>
              </w:rPr>
              <w:t>[4]</w:t>
            </w:r>
            <w:r>
              <w:rPr>
                <w:rFonts w:hint="default" w:ascii="Times New Roman" w:hAnsi="Times New Roman" w:eastAsia="仿宋_GB2312" w:cs="Times New Roman"/>
                <w:sz w:val="24"/>
              </w:rPr>
              <w:t>。</w:t>
            </w:r>
            <w:del w:id="4" w:author="王宝彤" w:date="2020-06-21T22:41:36Z">
              <w:r>
                <w:rPr>
                  <w:rFonts w:hint="default" w:ascii="Times New Roman" w:hAnsi="Times New Roman" w:eastAsia="仿宋_GB2312" w:cs="Times New Roman"/>
                  <w:sz w:val="24"/>
                </w:rPr>
                <w:delText>C语言</w:delText>
              </w:r>
            </w:del>
            <w:ins w:id="5" w:author="王宝彤" w:date="2020-06-21T22:41:36Z">
              <w:r>
                <w:rPr>
                  <w:rFonts w:hint="eastAsia" w:ascii="Times New Roman" w:hAnsi="Times New Roman" w:eastAsia="仿宋_GB2312" w:cs="Times New Roman"/>
                  <w:sz w:val="24"/>
                  <w:lang w:eastAsia="zh-CN"/>
                </w:rPr>
                <w:t>C语言</w:t>
              </w:r>
            </w:ins>
            <w:r>
              <w:rPr>
                <w:rFonts w:hint="default" w:ascii="Times New Roman" w:hAnsi="Times New Roman" w:eastAsia="仿宋_GB2312" w:cs="Times New Roman"/>
                <w:sz w:val="24"/>
              </w:rPr>
              <w:t>是计算机从业者学习最广泛的语言之一。编译器源程序的语言是在</w:t>
            </w:r>
            <w:del w:id="6" w:author="王宝彤" w:date="2020-06-21T22:41:36Z">
              <w:r>
                <w:rPr>
                  <w:rFonts w:hint="default" w:ascii="Times New Roman" w:hAnsi="Times New Roman" w:eastAsia="仿宋_GB2312" w:cs="Times New Roman"/>
                  <w:sz w:val="24"/>
                </w:rPr>
                <w:delText>C语言</w:delText>
              </w:r>
            </w:del>
            <w:ins w:id="7" w:author="王宝彤" w:date="2020-06-21T22:41:36Z">
              <w:r>
                <w:rPr>
                  <w:rFonts w:hint="eastAsia" w:ascii="Times New Roman" w:hAnsi="Times New Roman" w:eastAsia="仿宋_GB2312" w:cs="Times New Roman"/>
                  <w:sz w:val="24"/>
                  <w:lang w:eastAsia="zh-CN"/>
                </w:rPr>
                <w:t>C语言</w:t>
              </w:r>
            </w:ins>
            <w:r>
              <w:rPr>
                <w:rFonts w:hint="default" w:ascii="Times New Roman" w:hAnsi="Times New Roman" w:eastAsia="仿宋_GB2312" w:cs="Times New Roman"/>
                <w:sz w:val="24"/>
              </w:rPr>
              <w:t>的基础上进行简化、修改后的语言，对其编译效果比较熟悉，也利于编译器的设计。</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开发也对后来人继续开发操作系统和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hint="default" w:ascii="Times New Roman" w:hAnsi="Times New Roman" w:eastAsia="仿宋_GB2312" w:cs="Times New Roman"/>
                <w:sz w:val="24"/>
                <w:vertAlign w:val="superscript"/>
              </w:rPr>
              <w:t>[5]</w:t>
            </w:r>
            <w:r>
              <w:rPr>
                <w:rFonts w:hint="default" w:ascii="Times New Roman" w:hAnsi="Times New Roman" w:eastAsia="仿宋_GB2312" w:cs="Times New Roman"/>
                <w:sz w:val="24"/>
              </w:rPr>
              <w:t>。编译器对目标代码的优化关系到运行效率。优化部分分为机器无关的优化和机器相关的优化</w:t>
            </w:r>
            <w:r>
              <w:rPr>
                <w:rFonts w:hint="default" w:ascii="Times New Roman" w:hAnsi="Times New Roman" w:eastAsia="仿宋_GB2312" w:cs="Times New Roman"/>
                <w:sz w:val="24"/>
                <w:vertAlign w:val="superscript"/>
              </w:rPr>
              <w:t>[6]</w:t>
            </w:r>
            <w:r>
              <w:rPr>
                <w:rFonts w:hint="default" w:ascii="Times New Roman" w:hAnsi="Times New Roman" w:eastAsia="仿宋_GB2312" w:cs="Times New Roman"/>
                <w:sz w:val="24"/>
              </w:rPr>
              <w:t xml:space="preserve">。例如：GCC 提供了数种编译选项优化等级，每个优化等级又提供了几个许多可选项，来适应特定优化需求 </w:t>
            </w:r>
            <w:r>
              <w:rPr>
                <w:rFonts w:hint="default" w:ascii="Times New Roman" w:hAnsi="Times New Roman" w:eastAsia="仿宋_GB2312" w:cs="Times New Roman"/>
                <w:sz w:val="24"/>
                <w:vertAlign w:val="superscript"/>
              </w:rPr>
              <w:t>[7]</w:t>
            </w:r>
            <w:r>
              <w:rPr>
                <w:rFonts w:hint="default" w:ascii="Times New Roman" w:hAnsi="Times New Roman" w:eastAsia="仿宋_GB2312" w:cs="Times New Roman"/>
                <w:sz w:val="24"/>
              </w:rPr>
              <w:t>。代码优化带来的收益是可观的，能大幅度提高效率、节约能耗等，研究显示，嵌入式系统中跟软件相关的</w:t>
            </w:r>
            <w:r>
              <w:rPr>
                <w:rFonts w:hint="eastAsia" w:ascii="Times New Roman" w:hAnsi="Times New Roman" w:eastAsia="仿宋_GB2312" w:cs="Times New Roman"/>
                <w:sz w:val="24"/>
                <w:lang w:eastAsia="zh-CN"/>
              </w:rPr>
              <w:t>运算</w:t>
            </w:r>
            <w:r>
              <w:rPr>
                <w:rFonts w:hint="default" w:ascii="Times New Roman" w:hAnsi="Times New Roman" w:eastAsia="仿宋_GB2312" w:cs="Times New Roman"/>
                <w:sz w:val="24"/>
              </w:rPr>
              <w:t xml:space="preserve">带来的能耗高达80% </w:t>
            </w:r>
            <w:r>
              <w:rPr>
                <w:rFonts w:hint="default" w:ascii="Times New Roman" w:hAnsi="Times New Roman" w:eastAsia="仿宋_GB2312" w:cs="Times New Roman"/>
                <w:sz w:val="24"/>
                <w:vertAlign w:val="superscript"/>
              </w:rPr>
              <w:t>[8]</w:t>
            </w:r>
            <w:r>
              <w:rPr>
                <w:rFonts w:hint="eastAsia" w:ascii="Times New Roman" w:hAnsi="Times New Roman" w:eastAsia="仿宋_GB2312" w:cs="Times New Roman"/>
                <w:sz w:val="24"/>
                <w:lang w:eastAsia="zh-CN"/>
              </w:rPr>
              <w:t>，故软件的冗余计算也会带来较高的能耗，</w:t>
            </w:r>
            <w:r>
              <w:rPr>
                <w:rFonts w:hint="default" w:ascii="Times New Roman" w:hAnsi="Times New Roman" w:eastAsia="仿宋_GB2312" w:cs="Times New Roman"/>
                <w:sz w:val="24"/>
              </w:rPr>
              <w:t xml:space="preserve">如果程序运行时间超出用户的等待时间上限，即使其能够完成某方面的功能，也无法投入实际应用。因此，需要采用有效的时间性能优化方法，改善程序整体性能水平 </w:t>
            </w:r>
            <w:r>
              <w:rPr>
                <w:rFonts w:hint="default" w:ascii="Times New Roman" w:hAnsi="Times New Roman" w:eastAsia="仿宋_GB2312" w:cs="Times New Roman"/>
                <w:sz w:val="24"/>
                <w:vertAlign w:val="superscript"/>
              </w:rPr>
              <w:t>[9]</w:t>
            </w:r>
            <w:r>
              <w:rPr>
                <w:rFonts w:hint="default" w:ascii="Times New Roman" w:hAnsi="Times New Roman" w:eastAsia="仿宋_GB2312" w:cs="Times New Roman"/>
                <w:sz w:val="24"/>
              </w:rPr>
              <w:t xml:space="preserve"> 。高级语言编译器的出现，实现了人们使用简洁易懂的编程语言与计算机交流的目的</w:t>
            </w:r>
            <w:r>
              <w:rPr>
                <w:rFonts w:hint="default" w:ascii="Times New Roman" w:hAnsi="Times New Roman" w:eastAsia="仿宋_GB2312" w:cs="Times New Roman"/>
                <w:sz w:val="24"/>
                <w:vertAlign w:val="superscript"/>
              </w:rPr>
              <w:t>[10]</w:t>
            </w:r>
            <w:r>
              <w:rPr>
                <w:rFonts w:hint="default" w:ascii="Times New Roman" w:hAnsi="Times New Roman" w:eastAsia="仿宋_GB2312" w:cs="Times New Roman"/>
                <w:sz w:val="24"/>
              </w:rPr>
              <w:t>。</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的开发实现具有很高教学价值。编译器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rPr>
                <w:rFonts w:hint="default" w:ascii="Times New Roman" w:hAnsi="Times New Roman" w:eastAsia="仿宋_GB2312" w:cs="Times New Roman"/>
                <w:b/>
                <w:sz w:val="24"/>
              </w:rPr>
            </w:pPr>
            <w:r>
              <w:rPr>
                <w:rFonts w:hint="default" w:ascii="Times New Roman" w:hAnsi="Times New Roman" w:eastAsia="仿宋_GB2312" w:cs="Times New Roman"/>
                <w:b/>
                <w:sz w:val="24"/>
              </w:rPr>
              <w:t xml:space="preserve">参考文献： </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Alfred V.Aho/Monica S.Lam/Ravi Sethi/Jeffrey D.Ullman《Compilers Principles Techniques and Tools 2nd》</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陈俊洁,胡文翔,郝丹,熊英飞,张洪宇,张路. 一种静态的编译器重复缺陷报告识别方法[J].中国科学:信息科学,2019,49(10):1283-1298.</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王保胜,何金枝.关于C编译器对——运算编译的研究[J].电脑知识与技术,2010,6(18):5093-5095.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刘洋,杨斐,石刚,闫鑫,王生原,董渊.可信编译器构造的翻译确认方法简述[J].计算机科学,2014,41(S1):334-338.</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eastAsia="仿宋_GB2312" w:cs="Times New Roman"/>
                <w:sz w:val="24"/>
              </w:rPr>
              <w:t>彭获然,熊庭刚,胡艳明,黄亮.基于国产GPU的GLSL编译器设计[J].计算机与数字工程,2019,47(06):1502-1506.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陈雪.</w:t>
            </w:r>
            <w:del w:id="8" w:author="王宝彤" w:date="2020-06-21T22:44:14Z">
              <w:r>
                <w:rPr>
                  <w:rFonts w:hint="default" w:ascii="Times New Roman" w:hAnsi="Times New Roman" w:cs="Times New Roman"/>
                  <w:sz w:val="24"/>
                </w:rPr>
                <w:delText>C++</w:delText>
              </w:r>
            </w:del>
            <w:ins w:id="9" w:author="王宝彤" w:date="2020-06-21T22:44:14Z">
              <w:r>
                <w:rPr>
                  <w:rFonts w:hint="eastAsia" w:ascii="Times New Roman" w:hAnsi="Times New Roman" w:cs="Times New Roman"/>
                  <w:sz w:val="24"/>
                  <w:lang w:eastAsia="zh-CN"/>
                </w:rPr>
                <w:t>C++</w:t>
              </w:r>
            </w:ins>
            <w:r>
              <w:rPr>
                <w:rFonts w:hint="default" w:ascii="Times New Roman" w:hAnsi="Times New Roman" w:cs="Times New Roman"/>
                <w:sz w:val="24"/>
              </w:rPr>
              <w:t>程序设计中的时间性能优化[J/OL].电子技术与软件工程,2019(23):232-233[2019-12-11].http://kns.cnki.net/kcms/detail/10.1108.TP.20191210.1458.262.html.</w:t>
            </w:r>
          </w:p>
          <w:p>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sz w:val="24"/>
              </w:rPr>
            </w:pPr>
            <w:r>
              <w:rPr>
                <w:rFonts w:hint="default" w:ascii="Times New Roman" w:hAnsi="Times New Roman" w:cs="Times New Roman"/>
                <w:sz w:val="24"/>
              </w:rPr>
              <w:t>[10]范志东 张琼生.《自己动手构造编译系统</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"http://www.baidu.com/link?url=GWqoAHdd_QPRJPqqEsNL_UQy7FFvMH7UuTNn1f2-i6zl_ZNUYZ05g0qL6mloWnE5TfqpX4FyIJBspogHLLGdLFMekdMUsaC-j8McIW8SgWW" \t "_blank" </w:instrText>
            </w:r>
            <w:r>
              <w:rPr>
                <w:rFonts w:hint="default" w:ascii="Times New Roman" w:hAnsi="Times New Roman" w:cs="Times New Roman"/>
                <w:sz w:val="24"/>
              </w:rPr>
              <w:fldChar w:fldCharType="separate"/>
            </w:r>
            <w:r>
              <w:rPr>
                <w:rFonts w:hint="default" w:ascii="Times New Roman" w:hAnsi="Times New Roman" w:cs="Times New Roman"/>
                <w:sz w:val="24"/>
              </w:rPr>
              <w:t>:编译、汇编与链接</w:t>
            </w:r>
            <w:r>
              <w:rPr>
                <w:rFonts w:hint="default" w:ascii="Times New Roman" w:hAnsi="Times New Roman" w:cs="Times New Roman"/>
                <w:sz w:val="24"/>
              </w:rPr>
              <w:fldChar w:fldCharType="end"/>
            </w:r>
            <w:r>
              <w:rPr>
                <w:rFonts w:hint="default" w:ascii="Times New Roman" w:hAnsi="Times New Roman" w:cs="Times New Roman"/>
                <w:sz w:val="24"/>
              </w:rPr>
              <w:t>》</w:t>
            </w:r>
          </w:p>
          <w:p>
            <w:pPr>
              <w:tabs>
                <w:tab w:val="left" w:pos="312"/>
              </w:tabs>
              <w:rPr>
                <w:rFonts w:hint="default" w:ascii="Times New Roman" w:hAnsi="Times New Roman" w:eastAsia="仿宋_GB2312" w:cs="Times New Roman"/>
                <w:color w:val="FF0000"/>
                <w:sz w:val="24"/>
              </w:rPr>
            </w:pPr>
            <w:r>
              <w:rPr>
                <w:rFonts w:hint="default" w:ascii="Times New Roman" w:hAnsi="Times New Roman" w:eastAsia="微软雅黑" w:cs="Times New Roman"/>
                <w:color w:val="417DC9"/>
                <w:sz w:val="36"/>
                <w:szCs w:val="36"/>
                <w:shd w:val="clear" w:color="auto" w:fill="FFFFFF"/>
              </w:rPr>
              <w:fldChar w:fldCharType="begin"/>
            </w:r>
            <w:r>
              <w:rPr>
                <w:rFonts w:hint="default" w:ascii="Times New Roman" w:hAnsi="Times New Roman" w:eastAsia="微软雅黑" w:cs="Times New Roman"/>
                <w:color w:val="417DC9"/>
                <w:sz w:val="36"/>
                <w:szCs w:val="36"/>
                <w:shd w:val="clear" w:color="auto" w:fill="FFFFFF"/>
              </w:rPr>
              <w:instrText xml:space="preserve"> HYPERLINK "http://www.wanfangdata.com.cn/details/javascript:void(0)" \o "WFMetrics" </w:instrText>
            </w:r>
            <w:r>
              <w:rPr>
                <w:rFonts w:hint="default" w:ascii="Times New Roman" w:hAnsi="Times New Roman" w:eastAsia="微软雅黑" w:cs="Times New Roman"/>
                <w:color w:val="417DC9"/>
                <w:sz w:val="36"/>
                <w:szCs w:val="36"/>
                <w:shd w:val="clear" w:color="auto" w:fill="FFFFFF"/>
              </w:rPr>
              <w:fldChar w:fldCharType="separate"/>
            </w:r>
            <w:r>
              <w:rPr>
                <w:rFonts w:hint="default" w:ascii="Times New Roman" w:hAnsi="Times New Roman" w:eastAsia="微软雅黑" w:cs="Times New Roman"/>
                <w:color w:val="417DC9"/>
                <w:sz w:val="36"/>
                <w:szCs w:val="36"/>
                <w:shd w:val="clear" w:color="auto"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已学课程：</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离散数学</w:t>
            </w:r>
          </w:p>
          <w:p>
            <w:pPr>
              <w:tabs>
                <w:tab w:val="left" w:pos="2055"/>
              </w:tabs>
              <w:ind w:firstLine="240" w:firstLineChars="100"/>
              <w:rPr>
                <w:rFonts w:hint="default" w:ascii="Times New Roman" w:hAnsi="Times New Roman" w:eastAsia="仿宋_GB2312" w:cs="Times New Roman"/>
                <w:sz w:val="24"/>
              </w:rPr>
            </w:pPr>
            <w:del w:id="10" w:author="王宝彤" w:date="2020-06-21T22:41:36Z">
              <w:r>
                <w:rPr>
                  <w:rFonts w:hint="default" w:ascii="Times New Roman" w:hAnsi="Times New Roman" w:eastAsia="仿宋_GB2312" w:cs="Times New Roman"/>
                  <w:sz w:val="24"/>
                </w:rPr>
                <w:delText>C语言</w:delText>
              </w:r>
            </w:del>
            <w:ins w:id="11" w:author="王宝彤" w:date="2020-06-21T22:41:36Z">
              <w:r>
                <w:rPr>
                  <w:rFonts w:hint="eastAsia" w:ascii="Times New Roman" w:hAnsi="Times New Roman" w:eastAsia="仿宋_GB2312" w:cs="Times New Roman"/>
                  <w:sz w:val="24"/>
                  <w:lang w:eastAsia="zh-CN"/>
                </w:rPr>
                <w:t>C语言</w:t>
              </w:r>
            </w:ins>
            <w:r>
              <w:rPr>
                <w:rFonts w:hint="default" w:ascii="Times New Roman" w:hAnsi="Times New Roman" w:eastAsia="仿宋_GB2312" w:cs="Times New Roman"/>
                <w:sz w:val="24"/>
              </w:rPr>
              <w:t>程序设计</w:t>
            </w:r>
          </w:p>
          <w:p>
            <w:pPr>
              <w:tabs>
                <w:tab w:val="left" w:pos="2055"/>
              </w:tabs>
              <w:ind w:firstLine="240" w:firstLineChars="100"/>
              <w:rPr>
                <w:rFonts w:hint="default" w:ascii="Times New Roman" w:hAnsi="Times New Roman" w:eastAsia="仿宋_GB2312" w:cs="Times New Roman"/>
                <w:sz w:val="24"/>
              </w:rPr>
            </w:pPr>
            <w:del w:id="12" w:author="王宝彤" w:date="2020-06-21T22:44:14Z">
              <w:r>
                <w:rPr>
                  <w:rFonts w:hint="default" w:ascii="Times New Roman" w:hAnsi="Times New Roman" w:eastAsia="仿宋_GB2312" w:cs="Times New Roman"/>
                  <w:sz w:val="24"/>
                </w:rPr>
                <w:delText>C++</w:delText>
              </w:r>
            </w:del>
            <w:ins w:id="13" w:author="王宝彤" w:date="2020-06-21T22:44:14Z">
              <w:r>
                <w:rPr>
                  <w:rFonts w:hint="eastAsia" w:ascii="Times New Roman" w:hAnsi="Times New Roman" w:eastAsia="仿宋_GB2312" w:cs="Times New Roman"/>
                  <w:sz w:val="24"/>
                  <w:lang w:eastAsia="zh-CN"/>
                </w:rPr>
                <w:t>C++</w:t>
              </w:r>
            </w:ins>
            <w:r>
              <w:rPr>
                <w:rFonts w:hint="default" w:ascii="Times New Roman" w:hAnsi="Times New Roman" w:eastAsia="仿宋_GB2312" w:cs="Times New Roman"/>
                <w:sz w:val="24"/>
              </w:rPr>
              <w:t>面向对象的程序设计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数据结构与程序设计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Linux操作系统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嵌入式系统原理与应用</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计算机组成原理</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微机原理与接口技术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编译原理与技术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FPGA模型机课程设计</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掌握的工具：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开发平台(iOS、windows)</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版本管理工具（git）</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集成开发环境（xcode、dev </w:t>
            </w:r>
            <w:del w:id="14" w:author="王宝彤" w:date="2020-06-21T22:44:14Z">
              <w:r>
                <w:rPr>
                  <w:rFonts w:hint="default" w:ascii="Times New Roman" w:hAnsi="Times New Roman" w:eastAsia="仿宋_GB2312" w:cs="Times New Roman"/>
                  <w:sz w:val="24"/>
                </w:rPr>
                <w:delText>c++</w:delText>
              </w:r>
            </w:del>
            <w:ins w:id="15" w:author="王宝彤" w:date="2020-06-21T22:44:14Z">
              <w:r>
                <w:rPr>
                  <w:rFonts w:hint="eastAsia" w:ascii="Times New Roman" w:hAnsi="Times New Roman" w:eastAsia="仿宋_GB2312" w:cs="Times New Roman"/>
                  <w:sz w:val="24"/>
                  <w:lang w:eastAsia="zh-CN"/>
                </w:rPr>
                <w:t>C++</w:t>
              </w:r>
            </w:ins>
            <w:r>
              <w:rPr>
                <w:rFonts w:hint="default" w:ascii="Times New Roman" w:hAnsi="Times New Roman" w:eastAsia="仿宋_GB2312" w:cs="Times New Roman"/>
                <w:sz w:val="24"/>
              </w:rPr>
              <w:t>、codeblocks与相关编译环境）</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资料积累：</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编译原理课程资料</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软硬件条件：  </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笔记本电脑</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上述开发工具</w:t>
            </w:r>
          </w:p>
          <w:p>
            <w:pPr>
              <w:tabs>
                <w:tab w:val="left" w:pos="2055"/>
              </w:tabs>
              <w:ind w:firstLine="240" w:firstLineChars="100"/>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rPr>
              <w:t>课程设计的汇编脚本</w:t>
            </w:r>
            <w:r>
              <w:rPr>
                <w:rFonts w:hint="default" w:ascii="Times New Roman" w:hAnsi="Times New Roman" w:eastAsia="仿宋_GB2312" w:cs="Times New Roman"/>
                <w:sz w:val="24"/>
                <w:lang w:eastAsia="zh-CN"/>
              </w:rPr>
              <w:t>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widowControl/>
              <w:ind w:left="0" w:leftChars="0" w:firstLine="0" w:firstLineChars="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设计并实现一个使用面向对象语言开发的轻量级编译器，要求能够将基本</w:t>
            </w:r>
            <w:del w:id="16" w:author="王宝彤" w:date="2020-06-21T22:41:36Z">
              <w:r>
                <w:rPr>
                  <w:rFonts w:hint="default" w:ascii="Times New Roman" w:hAnsi="Times New Roman" w:eastAsia="仿宋_GB2312" w:cs="Times New Roman"/>
                  <w:sz w:val="24"/>
                </w:rPr>
                <w:delText>C语言</w:delText>
              </w:r>
            </w:del>
            <w:ins w:id="17" w:author="王宝彤" w:date="2020-06-21T22:41:36Z">
              <w:r>
                <w:rPr>
                  <w:rFonts w:hint="eastAsia" w:ascii="Times New Roman" w:hAnsi="Times New Roman" w:eastAsia="仿宋_GB2312" w:cs="Times New Roman"/>
                  <w:sz w:val="24"/>
                  <w:lang w:eastAsia="zh-CN"/>
                </w:rPr>
                <w:t>C语言</w:t>
              </w:r>
            </w:ins>
            <w:r>
              <w:rPr>
                <w:rFonts w:hint="default" w:ascii="Times New Roman" w:hAnsi="Times New Roman" w:eastAsia="仿宋_GB2312" w:cs="Times New Roman"/>
                <w:sz w:val="24"/>
              </w:rPr>
              <w:t>程序包括：变量、数组、指针、结构体、函数调用等，编译成目标处理器的机器语言程序。该编译器更为符合32位RISC处理器设计需求，包括支持常用基本指令、目标代码生成和简单优化。生成的目标代码能够完成总线驱动外设访问以及多处理器之间互联等功能。</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设计的文法功能包含：变量、结构体、if-else语句、while语句、下标运算(支持数组)、函数括号运算符（支持函数调用），普通括号、部分运算符、取地址、指针解引用、break、continue、return等。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不包含：int以外的基本数据类型、void类型、const/static等修饰符、goto</w:t>
            </w:r>
            <w:r>
              <w:rPr>
                <w:rFonts w:hint="default" w:ascii="Times New Roman" w:hAnsi="Times New Roman" w:eastAsia="仿宋_GB2312" w:cs="Times New Roman"/>
                <w:sz w:val="24"/>
                <w:lang w:eastAsia="zh-CN"/>
              </w:rPr>
              <w:t>语句</w:t>
            </w:r>
            <w:r>
              <w:rPr>
                <w:rFonts w:hint="default" w:ascii="Times New Roman" w:hAnsi="Times New Roman" w:eastAsia="仿宋_GB2312" w:cs="Times New Roman"/>
                <w:sz w:val="24"/>
              </w:rPr>
              <w:t>、枚举类型、共用体、for语句、do-while语句、switch语句、逗号表达式、long long等类型、三目运算符、++、--、不定参数、函数声明省略形参的形式(不支持)、强制类型转换、等。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其他细节：函数必须有参数，只支持一维数组声明，指针声明只支持一层指针（但是</w:t>
            </w:r>
            <w:r>
              <w:rPr>
                <w:rFonts w:hint="default" w:ascii="Times New Roman" w:hAnsi="Times New Roman" w:eastAsia="仿宋_GB2312" w:cs="Times New Roman"/>
                <w:sz w:val="24"/>
                <w:lang w:eastAsia="zh-CN"/>
              </w:rPr>
              <w:t>预留</w:t>
            </w:r>
            <w:r>
              <w:rPr>
                <w:rFonts w:hint="default" w:ascii="Times New Roman" w:hAnsi="Times New Roman" w:eastAsia="仿宋_GB2312" w:cs="Times New Roman"/>
                <w:sz w:val="24"/>
              </w:rPr>
              <w:t>多层指针</w:t>
            </w:r>
            <w:r>
              <w:rPr>
                <w:rFonts w:hint="default" w:ascii="Times New Roman" w:hAnsi="Times New Roman" w:eastAsia="仿宋_GB2312" w:cs="Times New Roman"/>
                <w:sz w:val="24"/>
                <w:lang w:eastAsia="zh-CN"/>
              </w:rPr>
              <w:t>解引用的逻辑</w:t>
            </w:r>
            <w:r>
              <w:rPr>
                <w:rFonts w:hint="default" w:ascii="Times New Roman" w:hAnsi="Times New Roman" w:eastAsia="仿宋_GB2312" w:cs="Times New Roman"/>
                <w:sz w:val="24"/>
              </w:rPr>
              <w:t>），32位int为最小识别单元。</w:t>
            </w:r>
          </w:p>
          <w:p>
            <w:pPr>
              <w:widowControl/>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1.工作思路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A.查阅资料，确立需要实现的语言范围，设计文法描述语言格式，设计文法。</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B.根据文法设计针对文法的“词法分析器”，求解相关数据，最终算出识别活前缀的自动机的状态转移矩阵。</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C.设计符号表结构、虚拟语法树结构。</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D.构造识别活前缀的自动机总控程序。</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F.调整整体代码结构，编写语法制导翻译的制导函数。</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G.确定中间代码表示方式，完成中间代码生成。进行简单代码优化。</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E.完成最终代码生成。</w:t>
            </w:r>
          </w:p>
          <w:p>
            <w:pPr>
              <w:widowControl/>
              <w:jc w:val="center"/>
              <w:rPr>
                <w:rFonts w:hint="default" w:ascii="Times New Roman" w:hAnsi="Times New Roman" w:cs="Times New Roman"/>
              </w:rPr>
            </w:pPr>
            <w:del w:id="18" w:author="王宝彤" w:date="2020-06-21T21:19:42Z">
              <w:r>
                <w:rPr>
                  <w:rFonts w:hint="default" w:ascii="Times New Roman" w:hAnsi="Times New Roman" w:cs="Times New Roman"/>
                </w:rPr>
                <w:fldChar w:fldCharType="begin"/>
              </w:r>
            </w:del>
            <w:del w:id="19" w:author="王宝彤" w:date="2020-06-21T21:19:42Z">
              <w:r>
                <w:rPr>
                  <w:rFonts w:hint="default" w:ascii="Times New Roman" w:hAnsi="Times New Roman" w:cs="Times New Roman"/>
                </w:rPr>
                <w:delInstrText xml:space="preserve"> INCLUDEPICTURE "http://i0.hdslb.com/bfs/article/b66187745d5988b12ce1cbf0cdb24c628122f71e.png" \* MERGEFORMATINET </w:delInstrText>
              </w:r>
            </w:del>
            <w:del w:id="20" w:author="王宝彤" w:date="2020-06-21T21:19:42Z">
              <w:r>
                <w:rPr>
                  <w:rFonts w:hint="default" w:ascii="Times New Roman" w:hAnsi="Times New Roman" w:cs="Times New Roman"/>
                </w:rPr>
                <w:fldChar w:fldCharType="separate"/>
              </w:r>
            </w:del>
            <w:ins w:id="21" w:author="王宝彤" w:date="2020-06-21T21:19:46Z">
              <w:del w:id="22" w:author="王宝彤" w:date="2020-06-21T21:19:00Z">
                <w:r>
                  <w:rPr>
                    <w:rFonts w:hint="eastAsia" w:ascii="Times New Roman" w:hAnsi="Times New Roman" w:cs="Times New Roman"/>
                    <w:lang w:eastAsia="zh-CN"/>
                  </w:rPr>
                  <w:delText>北</w:delText>
                </w:r>
              </w:del>
            </w:ins>
            <w:ins w:id="23" w:author="王宝彤" w:date="2020-06-21T21:19:46Z">
              <w:del w:id="24" w:author="王宝彤" w:date="2020-06-21T21:19:00Z">
                <w:r>
                  <w:rPr>
                    <w:rFonts w:hint="eastAsia" w:ascii="Times New Roman" w:hAnsi="Times New Roman" w:cs="Times New Roman"/>
                    <w:lang w:eastAsia="zh-CN"/>
                  </w:rPr>
                  <w:delText>京</w:delText>
                </w:r>
              </w:del>
            </w:ins>
            <w:ins w:id="25" w:author="王宝彤" w:date="2020-06-21T21:19:47Z">
              <w:del w:id="26" w:author="王宝彤" w:date="2020-06-21T21:19:00Z">
                <w:r>
                  <w:rPr>
                    <w:rFonts w:hint="eastAsia" w:ascii="Times New Roman" w:hAnsi="Times New Roman" w:cs="Times New Roman"/>
                    <w:lang w:eastAsia="zh-CN"/>
                  </w:rPr>
                  <w:delText>图</w:delText>
                </w:r>
              </w:del>
            </w:ins>
            <w:ins w:id="27" w:author="王宝彤" w:date="2020-06-21T21:19:52Z">
              <w:del w:id="28" w:author="王宝彤" w:date="2020-06-21T21:19:00Z">
                <w:r>
                  <w:rPr>
                    <w:rFonts w:hint="eastAsia" w:ascii="Times New Roman" w:hAnsi="Times New Roman" w:cs="Times New Roman"/>
                    <w:lang w:eastAsia="zh-CN"/>
                  </w:rPr>
                  <w:delText>背</w:delText>
                </w:r>
              </w:del>
            </w:ins>
            <w:ins w:id="29" w:author="王宝彤" w:date="2020-06-21T21:19:52Z">
              <w:del w:id="30" w:author="王宝彤" w:date="2020-06-21T21:19:00Z">
                <w:r>
                  <w:rPr>
                    <w:rFonts w:hint="eastAsia" w:ascii="Times New Roman" w:hAnsi="Times New Roman" w:cs="Times New Roman"/>
                    <w:lang w:eastAsia="zh-CN"/>
                  </w:rPr>
                  <w:delText>景</w:delText>
                </w:r>
              </w:del>
            </w:ins>
            <w:ins w:id="31" w:author="王宝彤" w:date="2020-06-21T21:19:55Z">
              <w:del w:id="32" w:author="王宝彤" w:date="2020-06-21T21:19:00Z">
                <w:r>
                  <w:rPr>
                    <w:rFonts w:hint="eastAsia" w:ascii="Times New Roman" w:hAnsi="Times New Roman" w:cs="Times New Roman"/>
                    <w:lang w:eastAsia="zh-CN"/>
                  </w:rPr>
                  <w:delText>蓝</w:delText>
                </w:r>
              </w:del>
            </w:ins>
            <w:ins w:id="33" w:author="王宝彤" w:date="2020-06-21T21:19:55Z">
              <w:del w:id="34" w:author="王宝彤" w:date="2020-06-21T21:19:00Z">
                <w:r>
                  <w:rPr>
                    <w:rFonts w:hint="eastAsia" w:ascii="Times New Roman" w:hAnsi="Times New Roman" w:cs="Times New Roman"/>
                    <w:lang w:eastAsia="zh-CN"/>
                  </w:rPr>
                  <w:delText>色</w:delText>
                </w:r>
              </w:del>
            </w:ins>
            <w:del w:id="35" w:author="王宝彤" w:date="2020-06-21T21:19:42Z">
              <w:r>
                <w:rPr>
                  <w:rFonts w:hint="default" w:ascii="Times New Roman" w:hAnsi="Times New Roman" w:cs="Times New Roman"/>
                </w:rPr>
                <w:drawing>
                  <wp:inline distT="0" distB="0" distL="114300" distR="114300">
                    <wp:extent cx="3017520" cy="3075305"/>
                    <wp:effectExtent l="0" t="0" r="11430" b="10795"/>
                    <wp:docPr id="78" name="图片 1" descr="b66187745d5988b12ce1cbf0cdb24c628122f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b66187745d5988b12ce1cbf0cdb24c628122f71e"/>
                            <pic:cNvPicPr>
                              <a:picLocks noChangeAspect="1"/>
                            </pic:cNvPicPr>
                          </pic:nvPicPr>
                          <pic:blipFill>
                            <a:blip r:embed="rId8"/>
                            <a:stretch>
                              <a:fillRect/>
                            </a:stretch>
                          </pic:blipFill>
                          <pic:spPr>
                            <a:xfrm>
                              <a:off x="0" y="0"/>
                              <a:ext cx="3017520" cy="3075305"/>
                            </a:xfrm>
                            <a:prstGeom prst="rect">
                              <a:avLst/>
                            </a:prstGeom>
                            <a:noFill/>
                            <a:ln>
                              <a:noFill/>
                            </a:ln>
                          </pic:spPr>
                        </pic:pic>
                      </a:graphicData>
                    </a:graphic>
                  </wp:inline>
                </w:drawing>
              </w:r>
            </w:del>
            <w:del w:id="37" w:author="王宝彤" w:date="2020-06-21T21:19:42Z">
              <w:r>
                <w:rPr>
                  <w:rFonts w:hint="default" w:ascii="Times New Roman" w:hAnsi="Times New Roman" w:cs="Times New Roman"/>
                </w:rPr>
                <w:fldChar w:fldCharType="end"/>
              </w:r>
            </w:del>
          </w:p>
          <w:p>
            <w:pPr>
              <w:widowControl/>
              <w:jc w:val="center"/>
              <w:rPr>
                <w:rFonts w:hint="eastAsia" w:ascii="Times New Roman" w:hAnsi="Times New Roman" w:eastAsia="宋体" w:cs="Times New Roman"/>
                <w:kern w:val="0"/>
                <w:szCs w:val="21"/>
                <w:lang w:eastAsia="zh-CN"/>
              </w:rPr>
            </w:pPr>
            <w:r>
              <w:rPr>
                <w:rFonts w:hint="default" w:ascii="Times New Roman" w:hAnsi="Times New Roman" w:cs="Times New Roman"/>
                <w:kern w:val="0"/>
                <w:szCs w:val="21"/>
              </w:rPr>
              <w:t>图1 从源代码到可执行文件</w:t>
            </w:r>
            <w:ins w:id="38" w:author="王宝彤" w:date="2020-06-21T21:20:00Z">
              <w:r>
                <w:rPr>
                  <w:rFonts w:hint="eastAsia" w:ascii="Times New Roman" w:hAnsi="Times New Roman" w:cs="Times New Roman"/>
                  <w:kern w:val="0"/>
                  <w:szCs w:val="21"/>
                  <w:lang w:eastAsia="zh-CN"/>
                </w:rPr>
                <w:t>（</w:t>
              </w:r>
            </w:ins>
            <w:ins w:id="39" w:author="王宝彤" w:date="2020-06-21T21:20:04Z">
              <w:r>
                <w:rPr>
                  <w:rFonts w:hint="eastAsia" w:ascii="Times New Roman" w:hAnsi="Times New Roman" w:cs="Times New Roman"/>
                  <w:kern w:val="0"/>
                  <w:szCs w:val="21"/>
                  <w:lang w:eastAsia="zh-CN"/>
                </w:rPr>
                <w:t>蓝色</w:t>
              </w:r>
            </w:ins>
            <w:ins w:id="40" w:author="王宝彤" w:date="2020-06-21T21:20:05Z">
              <w:r>
                <w:rPr>
                  <w:rFonts w:hint="eastAsia" w:ascii="Times New Roman" w:hAnsi="Times New Roman" w:cs="Times New Roman"/>
                  <w:kern w:val="0"/>
                  <w:szCs w:val="21"/>
                  <w:lang w:eastAsia="zh-CN"/>
                </w:rPr>
                <w:t>背景</w:t>
              </w:r>
            </w:ins>
            <w:ins w:id="41" w:author="王宝彤" w:date="2020-06-21T21:20:06Z">
              <w:r>
                <w:rPr>
                  <w:rFonts w:hint="eastAsia" w:ascii="Times New Roman" w:hAnsi="Times New Roman" w:cs="Times New Roman"/>
                  <w:kern w:val="0"/>
                  <w:szCs w:val="21"/>
                  <w:lang w:eastAsia="zh-CN"/>
                </w:rPr>
                <w:t>换成</w:t>
              </w:r>
            </w:ins>
            <w:ins w:id="42" w:author="王宝彤" w:date="2020-06-21T21:20:07Z">
              <w:r>
                <w:rPr>
                  <w:rFonts w:hint="eastAsia" w:ascii="Times New Roman" w:hAnsi="Times New Roman" w:cs="Times New Roman"/>
                  <w:kern w:val="0"/>
                  <w:szCs w:val="21"/>
                  <w:lang w:eastAsia="zh-CN"/>
                </w:rPr>
                <w:t>白色</w:t>
              </w:r>
            </w:ins>
            <w:ins w:id="43" w:author="王宝彤" w:date="2020-06-21T21:20:00Z">
              <w:r>
                <w:rPr>
                  <w:rFonts w:hint="eastAsia" w:ascii="Times New Roman" w:hAnsi="Times New Roman" w:cs="Times New Roman"/>
                  <w:kern w:val="0"/>
                  <w:szCs w:val="21"/>
                  <w:lang w:eastAsia="zh-CN"/>
                </w:rPr>
                <w:t>）</w:t>
              </w:r>
            </w:ins>
          </w:p>
          <w:p>
            <w:pPr>
              <w:tabs>
                <w:tab w:val="left" w:pos="2055"/>
              </w:tabs>
              <w:ind w:firstLine="240" w:firstLineChars="100"/>
              <w:rPr>
                <w:rFonts w:hint="default" w:ascii="Times New Roman" w:hAnsi="Times New Roman" w:eastAsia="仿宋_GB2312" w:cs="Times New Roman"/>
                <w:sz w:val="24"/>
              </w:rPr>
            </w:pP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2.技术方案</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使用自动机技术进行词法分析和对文法的识别。</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使用构造项目集规范族的方法求解识别活前缀的状态转移矩阵。</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使用SLR(1)算法进行语法分析，使用数据结构——栈进行管理。</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使用语法制导翻译进行语义分析和中间代码生成。</w:t>
            </w:r>
          </w:p>
          <w:p>
            <w:pPr>
              <w:widowControl/>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"http://ask.qcloudimg.com/draft/1036137/6nvs1pyhdw.png?imageView2/2/w/1620"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3759200" cy="3191510"/>
                  <wp:effectExtent l="0" t="0" r="12700" b="8890"/>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tretch>
                            <a:fillRect/>
                          </a:stretch>
                        </pic:blipFill>
                        <pic:spPr>
                          <a:xfrm>
                            <a:off x="0" y="0"/>
                            <a:ext cx="3759200" cy="3191510"/>
                          </a:xfrm>
                          <a:prstGeom prst="rect">
                            <a:avLst/>
                          </a:prstGeom>
                          <a:noFill/>
                          <a:ln>
                            <a:noFill/>
                          </a:ln>
                        </pic:spPr>
                      </pic:pic>
                    </a:graphicData>
                  </a:graphic>
                </wp:inline>
              </w:drawing>
            </w:r>
            <w:r>
              <w:rPr>
                <w:rFonts w:hint="default" w:ascii="Times New Roman" w:hAnsi="Times New Roman" w:cs="Times New Roman"/>
              </w:rPr>
              <w:fldChar w:fldCharType="end"/>
            </w:r>
          </w:p>
          <w:p>
            <w:pPr>
              <w:widowControl/>
              <w:jc w:val="center"/>
              <w:rPr>
                <w:rFonts w:hint="default" w:ascii="Times New Roman" w:hAnsi="Times New Roman" w:cs="Times New Roman"/>
                <w:kern w:val="0"/>
                <w:sz w:val="24"/>
              </w:rPr>
            </w:pPr>
            <w:r>
              <w:rPr>
                <w:rFonts w:hint="default" w:ascii="Times New Roman" w:hAnsi="Times New Roman" w:cs="Times New Roman"/>
              </w:rPr>
              <w:t>图2 编译流程图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3.可能的困难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第一：工作量大，难以用于实际教学</w:t>
            </w:r>
          </w:p>
          <w:p>
            <w:pPr>
              <w:spacing w:line="400" w:lineRule="exact"/>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根据前期研究评估得出部分数据显示，编译器设计工程量巨大。从第一版文法看：有61条产生式，生成的识别活前缀的DFA有110个项目集和410条边，每项目集大概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第二：实现复杂</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4.进度计划</w:t>
            </w:r>
          </w:p>
          <w:p>
            <w:pPr>
              <w:tabs>
                <w:tab w:val="left" w:pos="2055"/>
              </w:tabs>
              <w:ind w:firstLine="0" w:firstLineChars="0"/>
              <w:rPr>
                <w:rFonts w:hint="default" w:ascii="Times New Roman" w:hAnsi="Times New Roman" w:eastAsia="仿宋_GB2312" w:cs="Times New Roman"/>
                <w:sz w:val="24"/>
              </w:rPr>
              <w:pPrChange w:id="44" w:author="王宝彤" w:date="2020-06-21T21:20:52Z">
                <w:pPr>
                  <w:tabs>
                    <w:tab w:val="left" w:pos="2055"/>
                  </w:tabs>
                </w:pPr>
              </w:pPrChange>
            </w:pPr>
            <w:r>
              <w:rPr>
                <w:rFonts w:hint="default" w:ascii="Times New Roman" w:hAnsi="Times New Roman" w:eastAsia="仿宋_GB2312" w:cs="Times New Roman"/>
                <w:sz w:val="24"/>
              </w:rPr>
              <w:t>2019.11.18 -- 2019.11.30  根据题目，查找资料，设计整体方案，确定实现的语言范围。</w:t>
            </w:r>
          </w:p>
          <w:p>
            <w:pPr>
              <w:tabs>
                <w:tab w:val="left" w:pos="2055"/>
              </w:tabs>
              <w:ind w:firstLine="0" w:firstLineChars="0"/>
              <w:rPr>
                <w:rFonts w:hint="default" w:ascii="Times New Roman" w:hAnsi="Times New Roman" w:eastAsia="仿宋_GB2312" w:cs="Times New Roman"/>
                <w:sz w:val="24"/>
              </w:rPr>
              <w:pPrChange w:id="45" w:author="王宝彤" w:date="2020-06-21T21:20:54Z">
                <w:pPr>
                  <w:tabs>
                    <w:tab w:val="left" w:pos="2055"/>
                  </w:tabs>
                </w:pPr>
              </w:pPrChange>
            </w:pPr>
            <w:r>
              <w:rPr>
                <w:rFonts w:hint="default" w:ascii="Times New Roman" w:hAnsi="Times New Roman" w:eastAsia="仿宋_GB2312" w:cs="Times New Roman"/>
                <w:sz w:val="24"/>
              </w:rPr>
              <w:t>2019.12.01 -- 2019.12.15  根据整体设计方案，实现高级语言子集的词法分析。</w:t>
            </w:r>
          </w:p>
          <w:p>
            <w:pPr>
              <w:tabs>
                <w:tab w:val="left" w:pos="2055"/>
              </w:tabs>
              <w:ind w:firstLine="0" w:firstLineChars="0"/>
              <w:rPr>
                <w:rFonts w:hint="default" w:ascii="Times New Roman" w:hAnsi="Times New Roman" w:eastAsia="仿宋_GB2312" w:cs="Times New Roman"/>
                <w:sz w:val="24"/>
              </w:rPr>
              <w:pPrChange w:id="46" w:author="王宝彤" w:date="2020-06-21T21:20:55Z">
                <w:pPr>
                  <w:tabs>
                    <w:tab w:val="left" w:pos="2055"/>
                  </w:tabs>
                </w:pPr>
              </w:pPrChange>
            </w:pPr>
            <w:r>
              <w:rPr>
                <w:rFonts w:hint="default" w:ascii="Times New Roman" w:hAnsi="Times New Roman" w:eastAsia="仿宋_GB2312" w:cs="Times New Roman"/>
                <w:sz w:val="24"/>
              </w:rPr>
              <w:t>2019.12.16 -- 2019.12.30  根据整体设计方案，实现高级语言子集的语法分析。</w:t>
            </w:r>
          </w:p>
          <w:p>
            <w:pPr>
              <w:tabs>
                <w:tab w:val="left" w:pos="2055"/>
              </w:tabs>
              <w:ind w:firstLine="0" w:firstLineChars="0"/>
              <w:rPr>
                <w:rFonts w:hint="default" w:ascii="Times New Roman" w:hAnsi="Times New Roman" w:eastAsia="仿宋_GB2312" w:cs="Times New Roman"/>
                <w:sz w:val="24"/>
              </w:rPr>
              <w:pPrChange w:id="47" w:author="王宝彤" w:date="2020-06-21T21:20:56Z">
                <w:pPr>
                  <w:tabs>
                    <w:tab w:val="left" w:pos="2055"/>
                  </w:tabs>
                </w:pPr>
              </w:pPrChange>
            </w:pPr>
            <w:r>
              <w:rPr>
                <w:rFonts w:hint="default" w:ascii="Times New Roman" w:hAnsi="Times New Roman" w:eastAsia="仿宋_GB2312" w:cs="Times New Roman"/>
                <w:sz w:val="24"/>
              </w:rPr>
              <w:t>2020.01.01 -- 2020.02.28  根据整体设计方案，实现高级语言子集的中间代码生成。</w:t>
            </w:r>
          </w:p>
          <w:p>
            <w:pPr>
              <w:tabs>
                <w:tab w:val="left" w:pos="2055"/>
              </w:tabs>
              <w:ind w:firstLine="0" w:firstLineChars="0"/>
              <w:rPr>
                <w:rFonts w:hint="default" w:ascii="Times New Roman" w:hAnsi="Times New Roman" w:eastAsia="仿宋_GB2312" w:cs="Times New Roman"/>
                <w:sz w:val="24"/>
              </w:rPr>
              <w:pPrChange w:id="48" w:author="王宝彤" w:date="2020-06-21T21:20:56Z">
                <w:pPr>
                  <w:tabs>
                    <w:tab w:val="left" w:pos="2055"/>
                  </w:tabs>
                </w:pPr>
              </w:pPrChange>
            </w:pPr>
            <w:r>
              <w:rPr>
                <w:rFonts w:hint="default" w:ascii="Times New Roman" w:hAnsi="Times New Roman" w:eastAsia="仿宋_GB2312" w:cs="Times New Roman"/>
                <w:sz w:val="24"/>
              </w:rPr>
              <w:t>2020.03.01 -- 2020.03.30  根据生成的中间代码，完成遍历和语义分析。</w:t>
            </w:r>
          </w:p>
          <w:p>
            <w:pPr>
              <w:tabs>
                <w:tab w:val="left" w:pos="2055"/>
              </w:tabs>
              <w:ind w:firstLine="0" w:firstLineChars="0"/>
              <w:rPr>
                <w:rFonts w:hint="default" w:ascii="Times New Roman" w:hAnsi="Times New Roman" w:eastAsia="仿宋_GB2312" w:cs="Times New Roman"/>
                <w:sz w:val="24"/>
              </w:rPr>
              <w:pPrChange w:id="49" w:author="王宝彤" w:date="2020-06-21T21:21:04Z">
                <w:pPr>
                  <w:tabs>
                    <w:tab w:val="left" w:pos="2055"/>
                  </w:tabs>
                </w:pPr>
              </w:pPrChange>
            </w:pPr>
            <w:r>
              <w:rPr>
                <w:rFonts w:hint="default" w:ascii="Times New Roman" w:hAnsi="Times New Roman" w:eastAsia="仿宋_GB2312" w:cs="Times New Roman"/>
                <w:sz w:val="24"/>
              </w:rPr>
              <w:t>2020.04.01 -- 2020.04.30  根据遍历和语义分析的结果，生成对应的机器指令代码。</w:t>
            </w:r>
          </w:p>
          <w:p>
            <w:pPr>
              <w:tabs>
                <w:tab w:val="left" w:pos="2055"/>
              </w:tabs>
              <w:ind w:firstLine="0" w:firstLineChars="0"/>
              <w:rPr>
                <w:rFonts w:hint="default" w:ascii="Times New Roman" w:hAnsi="Times New Roman" w:eastAsia="仿宋_GB2312" w:cs="Times New Roman"/>
                <w:sz w:val="24"/>
              </w:rPr>
              <w:pPrChange w:id="50" w:author="王宝彤" w:date="2020-06-21T21:21:05Z">
                <w:pPr>
                  <w:tabs>
                    <w:tab w:val="left" w:pos="2055"/>
                  </w:tabs>
                </w:pPr>
              </w:pPrChange>
            </w:pPr>
            <w:r>
              <w:rPr>
                <w:rFonts w:hint="default" w:ascii="Times New Roman" w:hAnsi="Times New Roman" w:eastAsia="仿宋_GB2312" w:cs="Times New Roman"/>
                <w:sz w:val="24"/>
              </w:rPr>
              <w:t>2020.05.01 -- 2020.05.10  对生成的机器指令代码进行调试并验证结果的正确性。</w:t>
            </w:r>
          </w:p>
          <w:p>
            <w:pPr>
              <w:tabs>
                <w:tab w:val="left" w:pos="2055"/>
              </w:tabs>
              <w:ind w:firstLine="0" w:firstLineChars="0"/>
              <w:rPr>
                <w:rFonts w:hint="default" w:ascii="Times New Roman" w:hAnsi="Times New Roman" w:eastAsia="仿宋_GB2312" w:cs="Times New Roman"/>
                <w:sz w:val="24"/>
              </w:rPr>
              <w:pPrChange w:id="51" w:author="王宝彤" w:date="2020-06-21T21:21:12Z">
                <w:pPr>
                  <w:tabs>
                    <w:tab w:val="left" w:pos="2055"/>
                  </w:tabs>
                </w:pPr>
              </w:pPrChange>
            </w:pPr>
            <w:r>
              <w:rPr>
                <w:rFonts w:hint="default" w:ascii="Times New Roman" w:hAnsi="Times New Roman" w:eastAsia="仿宋_GB2312" w:cs="Times New Roman"/>
                <w:sz w:val="24"/>
              </w:rPr>
              <w:t>2020.05.11 -- 2020.05.30  完成各项开发文档和毕业设计论文的撰写修订工作。</w:t>
            </w:r>
          </w:p>
          <w:p>
            <w:pPr>
              <w:tabs>
                <w:tab w:val="left" w:pos="2055"/>
              </w:tabs>
              <w:ind w:firstLine="0" w:firstLineChars="0"/>
              <w:rPr>
                <w:rFonts w:hint="default" w:ascii="Times New Roman" w:hAnsi="Times New Roman" w:eastAsia="仿宋_GB2312" w:cs="Times New Roman"/>
                <w:sz w:val="24"/>
              </w:rPr>
              <w:pPrChange w:id="52" w:author="王宝彤" w:date="2020-06-21T21:21:13Z">
                <w:pPr>
                  <w:tabs>
                    <w:tab w:val="left" w:pos="2055"/>
                  </w:tabs>
                </w:pPr>
              </w:pPrChange>
            </w:pPr>
            <w:r>
              <w:rPr>
                <w:rFonts w:hint="default" w:ascii="Times New Roman" w:hAnsi="Times New Roman" w:eastAsia="仿宋_GB2312" w:cs="Times New Roman"/>
                <w:sz w:val="24"/>
              </w:rPr>
              <w:t>2020.06.01 -- 2020.06.</w:t>
            </w:r>
            <w:del w:id="53" w:author="王宝彤" w:date="2020-06-21T21:20:27Z">
              <w:r>
                <w:rPr>
                  <w:rFonts w:hint="default" w:ascii="Times New Roman" w:hAnsi="Times New Roman" w:eastAsia="仿宋_GB2312" w:cs="Times New Roman"/>
                  <w:sz w:val="24"/>
                </w:rPr>
                <w:delText>0</w:delText>
              </w:r>
            </w:del>
            <w:del w:id="54" w:author="王宝彤" w:date="2020-06-21T21:20:25Z">
              <w:r>
                <w:rPr>
                  <w:rFonts w:hint="default" w:ascii="Times New Roman" w:hAnsi="Times New Roman" w:eastAsia="仿宋_GB2312" w:cs="Times New Roman"/>
                  <w:sz w:val="24"/>
                  <w:lang w:val="en-US"/>
                </w:rPr>
                <w:delText>7</w:delText>
              </w:r>
            </w:del>
            <w:ins w:id="55" w:author="王宝彤" w:date="2020-06-21T21:20:25Z">
              <w:r>
                <w:rPr>
                  <w:rFonts w:hint="eastAsia" w:ascii="Times New Roman" w:hAnsi="Times New Roman" w:eastAsia="仿宋_GB2312" w:cs="Times New Roman"/>
                  <w:sz w:val="24"/>
                  <w:lang w:val="en-US" w:eastAsia="zh-CN"/>
                </w:rPr>
                <w:t>12</w:t>
              </w:r>
            </w:ins>
            <w:r>
              <w:rPr>
                <w:rFonts w:hint="default" w:ascii="Times New Roman" w:hAnsi="Times New Roman" w:eastAsia="仿宋_GB2312" w:cs="Times New Roman"/>
                <w:sz w:val="24"/>
              </w:rPr>
              <w:t xml:space="preserve">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ins w:id="56" w:author="王宝彤" w:date="2020-06-21T22:05:33Z"/>
                <w:rFonts w:hint="eastAsia" w:ascii="Times New Roman" w:hAnsi="Times New Roman" w:eastAsia="仿宋_GB2312" w:cs="Times New Roman"/>
                <w:sz w:val="24"/>
                <w:lang w:eastAsia="zh-CN"/>
              </w:rPr>
            </w:pPr>
            <w:ins w:id="57" w:author="王宝彤" w:date="2020-06-21T22:07:05Z">
              <w:r>
                <w:rPr>
                  <w:rFonts w:hint="eastAsia" w:ascii="Times New Roman" w:hAnsi="Times New Roman" w:eastAsia="仿宋_GB2312" w:cs="Times New Roman"/>
                  <w:sz w:val="24"/>
                  <w:lang w:eastAsia="zh-CN"/>
                </w:rPr>
                <w:t>打印</w:t>
              </w:r>
            </w:ins>
            <w:ins w:id="58" w:author="王宝彤" w:date="2020-06-21T22:07:07Z">
              <w:r>
                <w:rPr>
                  <w:rFonts w:hint="eastAsia" w:ascii="Times New Roman" w:hAnsi="Times New Roman" w:eastAsia="仿宋_GB2312" w:cs="Times New Roman"/>
                  <w:sz w:val="24"/>
                  <w:lang w:eastAsia="zh-CN"/>
                </w:rPr>
                <w:t>上去</w:t>
              </w:r>
            </w:ins>
          </w:p>
          <w:p>
            <w:pPr>
              <w:rPr>
                <w:ins w:id="59" w:author="王宝彤" w:date="2020-06-21T22:06:10Z"/>
                <w:rFonts w:hint="default" w:ascii="Times New Roman" w:hAnsi="Times New Roman" w:eastAsia="仿宋_GB2312" w:cs="Times New Roman"/>
                <w:sz w:val="24"/>
              </w:rPr>
            </w:pPr>
          </w:p>
          <w:p>
            <w:pPr>
              <w:rPr>
                <w:ins w:id="60" w:author="王宝彤" w:date="2020-06-21T22:05:33Z"/>
                <w:rFonts w:hint="default" w:ascii="Times New Roman" w:hAnsi="Times New Roman" w:eastAsia="仿宋_GB2312" w:cs="Times New Roman"/>
                <w:sz w:val="24"/>
              </w:rPr>
            </w:pPr>
          </w:p>
          <w:p>
            <w:pPr>
              <w:rPr>
                <w:del w:id="61" w:author="王宝彤" w:date="2020-06-21T22:05:32Z"/>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5040" w:firstLineChars="2100"/>
              <w:rPr>
                <w:rFonts w:hint="default" w:ascii="Times New Roman" w:hAnsi="Times New Roman" w:eastAsia="仿宋_GB2312" w:cs="Times New Roman"/>
                <w:sz w:val="24"/>
              </w:rPr>
            </w:pPr>
            <w:r>
              <w:rPr>
                <w:rFonts w:hint="default" w:ascii="Times New Roman" w:hAnsi="Times New Roman" w:eastAsia="仿宋_GB2312" w:cs="Times New Roman"/>
                <w:sz w:val="24"/>
              </w:rPr>
              <w:t>签字：</w:t>
            </w:r>
            <w:r>
              <w:rPr>
                <w:rFonts w:hint="default" w:ascii="Times New Roman" w:hAnsi="Times New Roman" w:eastAsia="仿宋_GB2312" w:cs="Times New Roman"/>
                <w:sz w:val="24"/>
                <w:lang w:val="en-US" w:eastAsia="zh-CN"/>
              </w:rPr>
              <w:t xml:space="preserve">  </w:t>
            </w:r>
            <w:r>
              <w:rPr>
                <w:rFonts w:hint="default" w:ascii="Times New Roman" w:hAnsi="Times New Roman" w:eastAsia="仿宋_GB2312" w:cs="Times New Roman"/>
                <w:sz w:val="24"/>
              </w:rPr>
              <w:t xml:space="preserve">    </w:t>
            </w:r>
            <w:r>
              <w:rPr>
                <w:rFonts w:hint="default" w:ascii="Times New Roman" w:hAnsi="Times New Roman" w:eastAsia="仿宋_GB2312" w:cs="Times New Roman"/>
                <w:sz w:val="24"/>
                <w:lang w:val="en-US" w:eastAsia="zh-CN"/>
              </w:rPr>
              <w:t xml:space="preserve"> </w:t>
            </w:r>
            <w:del w:id="62" w:author="王宝彤" w:date="2020-06-21T22:04:59Z">
              <w:r>
                <w:rPr>
                  <w:rFonts w:hint="default" w:ascii="Times New Roman" w:hAnsi="Times New Roman" w:eastAsia="仿宋_GB2312" w:cs="Times New Roman"/>
                  <w:sz w:val="24"/>
                  <w:lang w:val="en-US" w:eastAsia="zh-CN"/>
                </w:rPr>
                <w:delText>2019</w:delText>
              </w:r>
            </w:del>
            <w:r>
              <w:rPr>
                <w:rFonts w:hint="default" w:ascii="Times New Roman" w:hAnsi="Times New Roman" w:eastAsia="仿宋_GB2312" w:cs="Times New Roman"/>
                <w:sz w:val="24"/>
              </w:rPr>
              <w:t xml:space="preserve">年 </w:t>
            </w:r>
            <w:ins w:id="63" w:author="王宝彤" w:date="2020-06-21T22:05:01Z">
              <w:r>
                <w:rPr>
                  <w:rFonts w:hint="eastAsia" w:ascii="Times New Roman" w:hAnsi="Times New Roman" w:eastAsia="仿宋_GB2312" w:cs="Times New Roman"/>
                  <w:sz w:val="24"/>
                  <w:lang w:val="en-US" w:eastAsia="zh-CN"/>
                </w:rPr>
                <w:t xml:space="preserve"> </w:t>
              </w:r>
            </w:ins>
            <w:del w:id="64" w:author="王宝彤" w:date="2020-06-21T22:05:00Z">
              <w:r>
                <w:rPr>
                  <w:rFonts w:hint="default" w:ascii="Times New Roman" w:hAnsi="Times New Roman" w:eastAsia="仿宋_GB2312" w:cs="Times New Roman"/>
                  <w:sz w:val="24"/>
                  <w:lang w:val="en-US" w:eastAsia="zh-CN"/>
                </w:rPr>
                <w:delText>12</w:delText>
              </w:r>
            </w:del>
            <w:r>
              <w:rPr>
                <w:rFonts w:hint="default" w:ascii="Times New Roman" w:hAnsi="Times New Roman" w:eastAsia="仿宋_GB2312" w:cs="Times New Roman"/>
                <w:sz w:val="24"/>
              </w:rPr>
              <w:t xml:space="preserve">月 </w:t>
            </w:r>
            <w:ins w:id="65" w:author="王宝彤" w:date="2020-06-21T22:05:03Z">
              <w:r>
                <w:rPr>
                  <w:rFonts w:hint="eastAsia" w:ascii="Times New Roman" w:hAnsi="Times New Roman" w:eastAsia="仿宋_GB2312" w:cs="Times New Roman"/>
                  <w:sz w:val="24"/>
                  <w:lang w:val="en-US" w:eastAsia="zh-CN"/>
                </w:rPr>
                <w:t xml:space="preserve"> </w:t>
              </w:r>
            </w:ins>
            <w:del w:id="66" w:author="王宝彤" w:date="2020-06-21T22:05:03Z">
              <w:r>
                <w:rPr>
                  <w:rFonts w:hint="default" w:ascii="Times New Roman" w:hAnsi="Times New Roman" w:eastAsia="仿宋_GB2312" w:cs="Times New Roman"/>
                  <w:sz w:val="24"/>
                  <w:lang w:val="en-US" w:eastAsia="zh-CN"/>
                </w:rPr>
                <w:delText>18</w:delText>
              </w:r>
            </w:del>
            <w:r>
              <w:rPr>
                <w:rFonts w:hint="default" w:ascii="Times New Roman" w:hAnsi="Times New Roman" w:eastAsia="仿宋_GB2312" w:cs="Times New Roman"/>
                <w:sz w:val="24"/>
              </w:rPr>
              <w:t>日</w:t>
            </w:r>
          </w:p>
        </w:tc>
      </w:tr>
    </w:tbl>
    <w:p>
      <w:pPr>
        <w:jc w:val="center"/>
        <w:rPr>
          <w:rFonts w:hint="default" w:ascii="Times New Roman" w:hAnsi="Times New Roman" w:eastAsia="仿宋_GB2312" w:cs="Times New Roman"/>
          <w:spacing w:val="-10"/>
          <w:w w:val="90"/>
          <w:sz w:val="36"/>
          <w:szCs w:val="36"/>
        </w:rPr>
      </w:pPr>
    </w:p>
    <w:p>
      <w:pPr>
        <w:jc w:val="center"/>
        <w:rPr>
          <w:rFonts w:hint="eastAsia" w:ascii="Times New Roman" w:hAnsi="Times New Roman" w:eastAsia="仿宋_GB2312" w:cs="Times New Roman"/>
          <w:spacing w:val="-10"/>
          <w:w w:val="90"/>
          <w:sz w:val="36"/>
          <w:szCs w:val="36"/>
          <w:lang w:eastAsia="zh-CN"/>
        </w:rPr>
      </w:pPr>
      <w:ins w:id="67" w:author="王宝彤" w:date="2020-06-21T21:21:39Z">
        <w:r>
          <w:rPr>
            <w:rFonts w:hint="eastAsia" w:ascii="Times New Roman" w:hAnsi="Times New Roman" w:eastAsia="仿宋_GB2312" w:cs="Times New Roman"/>
            <w:spacing w:val="-10"/>
            <w:w w:val="90"/>
            <w:sz w:val="36"/>
            <w:szCs w:val="36"/>
            <w:lang w:eastAsia="zh-CN"/>
          </w:rPr>
          <w:t>调一下</w:t>
        </w:r>
      </w:ins>
      <w:ins w:id="68" w:author="王宝彤" w:date="2020-06-21T21:21:40Z">
        <w:r>
          <w:rPr>
            <w:rFonts w:hint="eastAsia" w:ascii="Times New Roman" w:hAnsi="Times New Roman" w:eastAsia="仿宋_GB2312" w:cs="Times New Roman"/>
            <w:spacing w:val="-10"/>
            <w:w w:val="90"/>
            <w:sz w:val="36"/>
            <w:szCs w:val="36"/>
            <w:lang w:eastAsia="zh-CN"/>
          </w:rPr>
          <w:t>间距</w:t>
        </w:r>
      </w:ins>
      <w:ins w:id="69" w:author="王宝彤" w:date="2020-06-21T21:21:41Z">
        <w:r>
          <w:rPr>
            <w:rFonts w:hint="eastAsia" w:ascii="Times New Roman" w:hAnsi="Times New Roman" w:eastAsia="仿宋_GB2312" w:cs="Times New Roman"/>
            <w:spacing w:val="-10"/>
            <w:w w:val="90"/>
            <w:sz w:val="36"/>
            <w:szCs w:val="36"/>
            <w:lang w:eastAsia="zh-CN"/>
          </w:rPr>
          <w:t>，</w:t>
        </w:r>
      </w:ins>
      <w:ins w:id="70" w:author="王宝彤" w:date="2020-06-21T21:21:46Z">
        <w:r>
          <w:rPr>
            <w:rFonts w:hint="eastAsia" w:ascii="Times New Roman" w:hAnsi="Times New Roman" w:eastAsia="仿宋_GB2312" w:cs="Times New Roman"/>
            <w:spacing w:val="-10"/>
            <w:w w:val="90"/>
            <w:sz w:val="36"/>
            <w:szCs w:val="36"/>
            <w:lang w:eastAsia="zh-CN"/>
          </w:rPr>
          <w:t>占</w:t>
        </w:r>
      </w:ins>
      <w:ins w:id="71" w:author="王宝彤" w:date="2020-06-21T21:21:47Z">
        <w:r>
          <w:rPr>
            <w:rFonts w:hint="eastAsia" w:ascii="Times New Roman" w:hAnsi="Times New Roman" w:eastAsia="仿宋_GB2312" w:cs="Times New Roman"/>
            <w:spacing w:val="-10"/>
            <w:w w:val="90"/>
            <w:sz w:val="36"/>
            <w:szCs w:val="36"/>
            <w:lang w:eastAsia="zh-CN"/>
          </w:rPr>
          <w:t>满</w:t>
        </w:r>
      </w:ins>
      <w:ins w:id="72" w:author="王宝彤" w:date="2020-06-21T21:21:49Z">
        <w:r>
          <w:rPr>
            <w:rFonts w:hint="eastAsia" w:ascii="Times New Roman" w:hAnsi="Times New Roman" w:eastAsia="仿宋_GB2312" w:cs="Times New Roman"/>
            <w:spacing w:val="-10"/>
            <w:w w:val="90"/>
            <w:sz w:val="36"/>
            <w:szCs w:val="36"/>
            <w:lang w:eastAsia="zh-CN"/>
          </w:rPr>
          <w:t>四页</w:t>
        </w:r>
      </w:ins>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ins w:id="73" w:author="王宝彤" w:date="2020-06-21T21:22:13Z"/>
          <w:rFonts w:hint="default" w:ascii="Times New Roman" w:hAnsi="Times New Roman" w:eastAsia="仿宋_GB2312" w:cs="Times New Roman"/>
          <w:spacing w:val="-10"/>
          <w:w w:val="90"/>
          <w:sz w:val="36"/>
          <w:szCs w:val="36"/>
        </w:rPr>
      </w:pPr>
    </w:p>
    <w:p>
      <w:pPr>
        <w:jc w:val="center"/>
        <w:rPr>
          <w:ins w:id="74" w:author="王宝彤" w:date="2020-06-21T21:22:14Z"/>
          <w:rFonts w:hint="default" w:ascii="Times New Roman" w:hAnsi="Times New Roman" w:eastAsia="仿宋_GB2312" w:cs="Times New Roman"/>
          <w:spacing w:val="-10"/>
          <w:w w:val="90"/>
          <w:sz w:val="36"/>
          <w:szCs w:val="36"/>
        </w:rPr>
      </w:pPr>
    </w:p>
    <w:p>
      <w:pPr>
        <w:jc w:val="center"/>
        <w:rPr>
          <w:ins w:id="75" w:author="王宝彤" w:date="2020-06-21T21:22:14Z"/>
          <w:rFonts w:hint="default" w:ascii="Times New Roman" w:hAnsi="Times New Roman" w:eastAsia="仿宋_GB2312" w:cs="Times New Roman"/>
          <w:spacing w:val="-10"/>
          <w:w w:val="90"/>
          <w:sz w:val="36"/>
          <w:szCs w:val="36"/>
        </w:rPr>
      </w:pPr>
    </w:p>
    <w:p>
      <w:pPr>
        <w:jc w:val="center"/>
        <w:rPr>
          <w:ins w:id="76" w:author="王宝彤" w:date="2020-06-21T21:22:14Z"/>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ind w:left="0" w:leftChars="0" w:firstLine="0" w:firstLineChars="0"/>
        <w:jc w:val="both"/>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77" w:author="王宝彤" w:date="2020-06-21T21:22:53Z">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108"/>
        <w:gridCol w:w="1375"/>
        <w:gridCol w:w="273"/>
        <w:gridCol w:w="737"/>
        <w:gridCol w:w="705"/>
        <w:gridCol w:w="1121"/>
        <w:gridCol w:w="448"/>
        <w:gridCol w:w="300"/>
        <w:gridCol w:w="1353"/>
        <w:gridCol w:w="458"/>
        <w:gridCol w:w="748"/>
        <w:gridCol w:w="399"/>
        <w:gridCol w:w="1580"/>
        <w:gridCol w:w="29"/>
        <w:tblGridChange w:id="78">
          <w:tblGrid>
            <w:gridCol w:w="1108"/>
            <w:gridCol w:w="1375"/>
            <w:gridCol w:w="1447"/>
            <w:gridCol w:w="268"/>
            <w:gridCol w:w="480"/>
            <w:gridCol w:w="641"/>
            <w:gridCol w:w="448"/>
            <w:gridCol w:w="300"/>
            <w:gridCol w:w="1353"/>
            <w:gridCol w:w="458"/>
            <w:gridCol w:w="748"/>
            <w:gridCol w:w="399"/>
            <w:gridCol w:w="1580"/>
            <w:gridCol w:w="2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9" w:author="王宝彤" w:date="2020-06-21T21:22:5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gridAfter w:val="1"/>
          <w:wAfter w:w="29" w:type="dxa"/>
          <w:cantSplit/>
          <w:trHeight w:val="617" w:hRule="atLeast"/>
          <w:jc w:val="center"/>
          <w:trPrChange w:id="79" w:author="王宝彤" w:date="2020-06-21T21:22:53Z">
            <w:trPr>
              <w:gridAfter w:val="1"/>
              <w:wAfter w:w="29" w:type="dxa"/>
              <w:cantSplit/>
              <w:trHeight w:val="617" w:hRule="atLeast"/>
              <w:jc w:val="center"/>
            </w:trPr>
          </w:trPrChange>
        </w:trPr>
        <w:tc>
          <w:tcPr>
            <w:tcW w:w="1108" w:type="dxa"/>
            <w:tcBorders>
              <w:top w:val="single" w:color="auto" w:sz="12" w:space="0"/>
              <w:left w:val="single" w:color="auto" w:sz="12" w:space="0"/>
              <w:bottom w:val="single" w:color="auto" w:sz="12" w:space="0"/>
              <w:right w:val="single" w:color="auto" w:sz="12" w:space="0"/>
            </w:tcBorders>
            <w:vAlign w:val="center"/>
            <w:tcPrChange w:id="80" w:author="王宝彤" w:date="2020-06-21T21:22:53Z">
              <w:tcPr>
                <w:tcW w:w="1108" w:type="dxa"/>
                <w:tcBorders>
                  <w:top w:val="single" w:color="auto" w:sz="12" w:space="0"/>
                  <w:left w:val="single" w:color="auto" w:sz="12" w:space="0"/>
                  <w:bottom w:val="single" w:color="auto" w:sz="12" w:space="0"/>
                  <w:right w:val="single" w:color="auto" w:sz="12" w:space="0"/>
                </w:tcBorders>
                <w:vAlign w:val="center"/>
              </w:tcPr>
            </w:tcPrChange>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学生姓名</w:t>
            </w:r>
          </w:p>
        </w:tc>
        <w:tc>
          <w:tcPr>
            <w:tcW w:w="1648" w:type="dxa"/>
            <w:gridSpan w:val="2"/>
            <w:tcBorders>
              <w:top w:val="single" w:color="auto" w:sz="12" w:space="0"/>
              <w:left w:val="single" w:color="auto" w:sz="12" w:space="0"/>
              <w:bottom w:val="single" w:color="auto" w:sz="12" w:space="0"/>
              <w:right w:val="single" w:color="auto" w:sz="12" w:space="0"/>
            </w:tcBorders>
            <w:tcPrChange w:id="81" w:author="王宝彤" w:date="2020-06-21T21:22:53Z">
              <w:tcPr>
                <w:tcW w:w="2822" w:type="dxa"/>
                <w:gridSpan w:val="2"/>
                <w:tcBorders>
                  <w:top w:val="single" w:color="auto" w:sz="12" w:space="0"/>
                  <w:left w:val="single" w:color="auto" w:sz="12" w:space="0"/>
                  <w:bottom w:val="single" w:color="auto" w:sz="12" w:space="0"/>
                  <w:right w:val="single" w:color="auto" w:sz="12" w:space="0"/>
                </w:tcBorders>
              </w:tcPr>
            </w:tcPrChange>
          </w:tcPr>
          <w:p>
            <w:pPr>
              <w:spacing w:line="320" w:lineRule="exact"/>
              <w:rPr>
                <w:rFonts w:hint="eastAsia" w:ascii="Times New Roman" w:hAnsi="Times New Roman" w:eastAsia="仿宋_GB2312" w:cs="Times New Roman"/>
                <w:sz w:val="24"/>
                <w:lang w:eastAsia="zh-CN"/>
              </w:rPr>
            </w:pPr>
            <w:ins w:id="82" w:author="王宝彤" w:date="2020-06-21T21:22:29Z">
              <w:r>
                <w:rPr>
                  <w:rFonts w:hint="eastAsia" w:ascii="Times New Roman" w:hAnsi="Times New Roman" w:eastAsia="仿宋_GB2312" w:cs="Times New Roman"/>
                  <w:sz w:val="24"/>
                  <w:lang w:eastAsia="zh-CN"/>
                </w:rPr>
                <w:t>王宝彤</w:t>
              </w:r>
            </w:ins>
          </w:p>
          <w:p>
            <w:pPr>
              <w:spacing w:line="320" w:lineRule="exact"/>
              <w:rPr>
                <w:rFonts w:hint="default" w:ascii="Times New Roman" w:hAnsi="Times New Roman" w:eastAsia="仿宋_GB2312" w:cs="Times New Roman"/>
                <w:sz w:val="24"/>
              </w:rPr>
            </w:pPr>
          </w:p>
        </w:tc>
        <w:tc>
          <w:tcPr>
            <w:tcW w:w="737" w:type="dxa"/>
            <w:tcBorders>
              <w:top w:val="single" w:color="auto" w:sz="12" w:space="0"/>
              <w:left w:val="single" w:color="auto" w:sz="12" w:space="0"/>
              <w:bottom w:val="single" w:color="auto" w:sz="12" w:space="0"/>
              <w:right w:val="single" w:color="auto" w:sz="12" w:space="0"/>
            </w:tcBorders>
            <w:vAlign w:val="center"/>
            <w:tcPrChange w:id="83" w:author="王宝彤" w:date="2020-06-21T21:22:53Z">
              <w:tcPr>
                <w:tcW w:w="748" w:type="dxa"/>
                <w:gridSpan w:val="2"/>
                <w:tcBorders>
                  <w:top w:val="single" w:color="auto" w:sz="12" w:space="0"/>
                  <w:left w:val="single" w:color="auto" w:sz="12" w:space="0"/>
                  <w:bottom w:val="single" w:color="auto" w:sz="12" w:space="0"/>
                  <w:right w:val="single" w:color="auto" w:sz="12" w:space="0"/>
                </w:tcBorders>
                <w:vAlign w:val="center"/>
              </w:tcPr>
            </w:tcPrChange>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1826" w:type="dxa"/>
            <w:gridSpan w:val="2"/>
            <w:tcBorders>
              <w:top w:val="single" w:color="auto" w:sz="12" w:space="0"/>
              <w:left w:val="single" w:color="auto" w:sz="12" w:space="0"/>
              <w:bottom w:val="single" w:color="auto" w:sz="12" w:space="0"/>
              <w:right w:val="single" w:color="auto" w:sz="12" w:space="0"/>
            </w:tcBorders>
            <w:vAlign w:val="center"/>
            <w:tcPrChange w:id="84" w:author="王宝彤" w:date="2020-06-21T21:22:53Z">
              <w:tcPr>
                <w:tcW w:w="641" w:type="dxa"/>
                <w:tcBorders>
                  <w:top w:val="single" w:color="auto" w:sz="12" w:space="0"/>
                  <w:left w:val="single" w:color="auto" w:sz="12" w:space="0"/>
                  <w:bottom w:val="single" w:color="auto" w:sz="12" w:space="0"/>
                  <w:right w:val="single" w:color="auto" w:sz="12" w:space="0"/>
                </w:tcBorders>
                <w:vAlign w:val="center"/>
              </w:tcPr>
            </w:tcPrChange>
          </w:tcPr>
          <w:p>
            <w:pPr>
              <w:spacing w:line="320" w:lineRule="exact"/>
              <w:ind w:firstLine="0" w:firstLineChars="0"/>
              <w:rPr>
                <w:rFonts w:hint="eastAsia" w:ascii="Times New Roman" w:hAnsi="Times New Roman" w:eastAsia="仿宋_GB2312" w:cs="Times New Roman"/>
                <w:sz w:val="24"/>
                <w:lang w:eastAsia="zh-CN"/>
              </w:rPr>
              <w:pPrChange w:id="85" w:author="王宝彤" w:date="2020-06-21T21:22:54Z">
                <w:pPr>
                  <w:spacing w:line="320" w:lineRule="exact"/>
                </w:pPr>
              </w:pPrChange>
            </w:pPr>
            <w:ins w:id="86" w:author="王宝彤" w:date="2020-06-21T21:22:46Z">
              <w:r>
                <w:rPr>
                  <w:rFonts w:hint="eastAsia" w:ascii="Times New Roman" w:hAnsi="Times New Roman" w:eastAsia="仿宋_GB2312" w:cs="Times New Roman"/>
                  <w:sz w:val="24"/>
                  <w:lang w:eastAsia="zh-CN"/>
                </w:rPr>
                <w:t>男</w:t>
              </w:r>
            </w:ins>
          </w:p>
        </w:tc>
        <w:tc>
          <w:tcPr>
            <w:tcW w:w="748" w:type="dxa"/>
            <w:gridSpan w:val="2"/>
            <w:tcBorders>
              <w:top w:val="single" w:color="auto" w:sz="12" w:space="0"/>
              <w:left w:val="single" w:color="auto" w:sz="12" w:space="0"/>
              <w:bottom w:val="single" w:color="auto" w:sz="12" w:space="0"/>
              <w:right w:val="single" w:color="auto" w:sz="12" w:space="0"/>
            </w:tcBorders>
            <w:vAlign w:val="center"/>
            <w:tcPrChange w:id="87" w:author="王宝彤" w:date="2020-06-21T21:22:53Z">
              <w:tcPr>
                <w:tcW w:w="748" w:type="dxa"/>
                <w:gridSpan w:val="2"/>
                <w:tcBorders>
                  <w:top w:val="single" w:color="auto" w:sz="12" w:space="0"/>
                  <w:left w:val="single" w:color="auto" w:sz="12" w:space="0"/>
                  <w:bottom w:val="single" w:color="auto" w:sz="12" w:space="0"/>
                  <w:right w:val="single" w:color="auto" w:sz="12" w:space="0"/>
                </w:tcBorders>
                <w:vAlign w:val="center"/>
              </w:tcPr>
            </w:tcPrChange>
          </w:tcPr>
          <w:p>
            <w:pPr>
              <w:spacing w:line="320" w:lineRule="exact"/>
              <w:ind w:left="0" w:leftChars="0" w:firstLine="0" w:firstLineChars="0"/>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Change w:id="88" w:author="王宝彤" w:date="2020-06-21T21:22:53Z">
              <w:tcPr>
                <w:tcW w:w="1811" w:type="dxa"/>
                <w:gridSpan w:val="2"/>
                <w:tcBorders>
                  <w:top w:val="single" w:color="auto" w:sz="12" w:space="0"/>
                  <w:left w:val="single" w:color="auto" w:sz="12" w:space="0"/>
                  <w:bottom w:val="single" w:color="auto" w:sz="12" w:space="0"/>
                  <w:right w:val="single" w:color="auto" w:sz="12" w:space="0"/>
                </w:tcBorders>
                <w:vAlign w:val="center"/>
              </w:tcPr>
            </w:tcPrChange>
          </w:tcPr>
          <w:p>
            <w:pPr>
              <w:spacing w:line="320" w:lineRule="exact"/>
              <w:rPr>
                <w:rFonts w:hint="default" w:ascii="Times New Roman" w:hAnsi="Times New Roman" w:eastAsia="仿宋_GB2312" w:cs="Times New Roman"/>
                <w:sz w:val="24"/>
                <w:lang w:val="en-US" w:eastAsia="zh-CN"/>
              </w:rPr>
            </w:pPr>
            <w:ins w:id="89" w:author="王宝彤" w:date="2020-06-21T21:22:39Z">
              <w:r>
                <w:rPr>
                  <w:rFonts w:hint="eastAsia" w:ascii="Times New Roman" w:hAnsi="Times New Roman" w:eastAsia="仿宋_GB2312" w:cs="Times New Roman"/>
                  <w:sz w:val="24"/>
                  <w:lang w:val="en-US" w:eastAsia="zh-CN"/>
                </w:rPr>
                <w:t>04161</w:t>
              </w:r>
            </w:ins>
            <w:ins w:id="90" w:author="王宝彤" w:date="2020-06-21T21:22:40Z">
              <w:r>
                <w:rPr>
                  <w:rFonts w:hint="eastAsia" w:ascii="Times New Roman" w:hAnsi="Times New Roman" w:eastAsia="仿宋_GB2312" w:cs="Times New Roman"/>
                  <w:sz w:val="24"/>
                  <w:lang w:val="en-US" w:eastAsia="zh-CN"/>
                </w:rPr>
                <w:t>082</w:t>
              </w:r>
            </w:ins>
          </w:p>
        </w:tc>
        <w:tc>
          <w:tcPr>
            <w:tcW w:w="748" w:type="dxa"/>
            <w:tcBorders>
              <w:top w:val="single" w:color="auto" w:sz="12" w:space="0"/>
              <w:left w:val="single" w:color="auto" w:sz="12" w:space="0"/>
              <w:bottom w:val="single" w:color="auto" w:sz="12" w:space="0"/>
              <w:right w:val="single" w:color="auto" w:sz="12" w:space="0"/>
            </w:tcBorders>
            <w:vAlign w:val="center"/>
            <w:tcPrChange w:id="91" w:author="王宝彤" w:date="2020-06-21T21:22:53Z">
              <w:tcPr>
                <w:tcW w:w="748" w:type="dxa"/>
                <w:tcBorders>
                  <w:top w:val="single" w:color="auto" w:sz="12" w:space="0"/>
                  <w:left w:val="single" w:color="auto" w:sz="12" w:space="0"/>
                  <w:bottom w:val="single" w:color="auto" w:sz="12" w:space="0"/>
                  <w:right w:val="single" w:color="auto" w:sz="12" w:space="0"/>
                </w:tcBorders>
                <w:vAlign w:val="center"/>
              </w:tcPr>
            </w:tcPrChange>
          </w:tcPr>
          <w:p>
            <w:pPr>
              <w:spacing w:line="320" w:lineRule="exact"/>
              <w:ind w:left="0" w:leftChars="0" w:firstLine="0" w:firstLineChars="0"/>
              <w:jc w:val="both"/>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ind w:left="0" w:leftChars="0" w:firstLine="0" w:firstLineChars="0"/>
              <w:jc w:val="both"/>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tcPrChange w:id="92" w:author="王宝彤" w:date="2020-06-21T21:22:53Z">
              <w:tcPr>
                <w:tcW w:w="1979" w:type="dxa"/>
                <w:gridSpan w:val="2"/>
                <w:tcBorders>
                  <w:top w:val="single" w:color="auto" w:sz="12" w:space="0"/>
                  <w:left w:val="single" w:color="auto" w:sz="12" w:space="0"/>
                  <w:bottom w:val="single" w:color="auto" w:sz="12" w:space="0"/>
                  <w:right w:val="single" w:color="auto" w:sz="12" w:space="0"/>
                </w:tcBorders>
              </w:tcPr>
            </w:tcPrChange>
          </w:tcPr>
          <w:p>
            <w:pPr>
              <w:spacing w:line="320" w:lineRule="exact"/>
              <w:jc w:val="center"/>
              <w:rPr>
                <w:rFonts w:hint="default" w:ascii="Times New Roman" w:hAnsi="Times New Roman" w:eastAsia="仿宋_GB2312" w:cs="Times New Roman"/>
                <w:b/>
                <w:sz w:val="24"/>
                <w:lang w:val="en-US" w:eastAsia="zh-CN"/>
              </w:rPr>
            </w:pPr>
            <w:ins w:id="93" w:author="王宝彤" w:date="2020-06-21T21:22:42Z">
              <w:r>
                <w:rPr>
                  <w:rFonts w:hint="eastAsia" w:ascii="Times New Roman" w:hAnsi="Times New Roman" w:eastAsia="仿宋_GB2312" w:cs="Times New Roman"/>
                  <w:b/>
                  <w:sz w:val="24"/>
                  <w:lang w:eastAsia="zh-CN"/>
                </w:rPr>
                <w:t>计科</w:t>
              </w:r>
            </w:ins>
            <w:ins w:id="94" w:author="王宝彤" w:date="2020-06-21T21:22:43Z">
              <w:r>
                <w:rPr>
                  <w:rFonts w:hint="eastAsia" w:ascii="Times New Roman" w:hAnsi="Times New Roman" w:eastAsia="仿宋_GB2312" w:cs="Times New Roman"/>
                  <w:b/>
                  <w:sz w:val="24"/>
                  <w:lang w:val="en-US" w:eastAsia="zh-CN"/>
                </w:rPr>
                <w:t>1603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支撑指标点/赋分</w:t>
                  </w:r>
                </w:p>
              </w:tc>
              <w:tc>
                <w:tcPr>
                  <w:tcW w:w="794" w:type="dxa"/>
                </w:tcPr>
                <w:p>
                  <w:pPr>
                    <w:ind w:firstLine="0" w:firstLineChars="0"/>
                    <w:rPr>
                      <w:rFonts w:hint="default" w:ascii="Times New Roman" w:hAnsi="Times New Roman" w:eastAsia="仿宋_GB2312" w:cs="Times New Roman"/>
                      <w:bCs/>
                      <w:color w:val="auto"/>
                      <w:w w:val="80"/>
                      <w:sz w:val="24"/>
                      <w:rPrChange w:id="96" w:author="王宝彤" w:date="2020-06-21T21:23:35Z">
                        <w:rPr>
                          <w:rFonts w:hint="default" w:ascii="Times New Roman" w:hAnsi="Times New Roman" w:eastAsia="仿宋_GB2312" w:cs="Times New Roman"/>
                          <w:bCs/>
                          <w:color w:val="FF0000"/>
                          <w:w w:val="80"/>
                          <w:sz w:val="24"/>
                        </w:rPr>
                      </w:rPrChange>
                    </w:rPr>
                    <w:pPrChange w:id="95" w:author="王宝彤" w:date="2020-06-21T21:23:08Z">
                      <w:pPr/>
                    </w:pPrChange>
                  </w:pPr>
                  <w:r>
                    <w:rPr>
                      <w:rFonts w:hint="default" w:ascii="Times New Roman" w:hAnsi="Times New Roman" w:eastAsia="仿宋_GB2312" w:cs="Times New Roman"/>
                      <w:bCs/>
                      <w:color w:val="auto"/>
                      <w:w w:val="80"/>
                      <w:sz w:val="24"/>
                      <w:rPrChange w:id="97" w:author="王宝彤" w:date="2020-06-21T21:23:35Z">
                        <w:rPr>
                          <w:rFonts w:hint="default" w:ascii="Times New Roman" w:hAnsi="Times New Roman" w:eastAsia="仿宋_GB2312" w:cs="Times New Roman"/>
                          <w:bCs/>
                          <w:color w:val="FF0000"/>
                          <w:w w:val="80"/>
                          <w:sz w:val="24"/>
                        </w:rPr>
                      </w:rPrChange>
                    </w:rPr>
                    <w:t>3.1/10</w:t>
                  </w:r>
                </w:p>
              </w:tc>
              <w:tc>
                <w:tcPr>
                  <w:tcW w:w="794" w:type="dxa"/>
                </w:tcPr>
                <w:p>
                  <w:pPr>
                    <w:ind w:firstLine="0" w:firstLineChars="0"/>
                    <w:rPr>
                      <w:rFonts w:hint="default" w:ascii="Times New Roman" w:hAnsi="Times New Roman" w:eastAsia="仿宋_GB2312" w:cs="Times New Roman"/>
                      <w:bCs/>
                      <w:color w:val="auto"/>
                      <w:w w:val="80"/>
                      <w:sz w:val="24"/>
                      <w:rPrChange w:id="99" w:author="王宝彤" w:date="2020-06-21T21:23:52Z">
                        <w:rPr>
                          <w:rFonts w:hint="default" w:ascii="Times New Roman" w:hAnsi="Times New Roman" w:eastAsia="仿宋_GB2312" w:cs="Times New Roman"/>
                          <w:bCs/>
                          <w:color w:val="FF0000"/>
                          <w:w w:val="80"/>
                          <w:sz w:val="24"/>
                        </w:rPr>
                      </w:rPrChange>
                    </w:rPr>
                    <w:pPrChange w:id="98" w:author="王宝彤" w:date="2020-06-21T21:23:09Z">
                      <w:pPr/>
                    </w:pPrChange>
                  </w:pPr>
                  <w:r>
                    <w:rPr>
                      <w:rFonts w:hint="default" w:ascii="Times New Roman" w:hAnsi="Times New Roman" w:eastAsia="仿宋_GB2312" w:cs="Times New Roman"/>
                      <w:bCs/>
                      <w:color w:val="auto"/>
                      <w:w w:val="80"/>
                      <w:sz w:val="24"/>
                      <w:rPrChange w:id="100" w:author="王宝彤" w:date="2020-06-21T21:23:52Z">
                        <w:rPr>
                          <w:rFonts w:hint="default" w:ascii="Times New Roman" w:hAnsi="Times New Roman" w:eastAsia="仿宋_GB2312" w:cs="Times New Roman"/>
                          <w:bCs/>
                          <w:color w:val="FF0000"/>
                          <w:w w:val="80"/>
                          <w:sz w:val="24"/>
                        </w:rPr>
                      </w:rPrChange>
                    </w:rPr>
                    <w:t>3.2/20</w:t>
                  </w:r>
                </w:p>
              </w:tc>
              <w:tc>
                <w:tcPr>
                  <w:tcW w:w="794" w:type="dxa"/>
                </w:tcPr>
                <w:p>
                  <w:pPr>
                    <w:ind w:firstLine="0" w:firstLineChars="0"/>
                    <w:rPr>
                      <w:rFonts w:hint="default" w:ascii="Times New Roman" w:hAnsi="Times New Roman" w:eastAsia="仿宋_GB2312" w:cs="Times New Roman"/>
                      <w:bCs/>
                      <w:color w:val="auto"/>
                      <w:w w:val="80"/>
                      <w:sz w:val="24"/>
                      <w:rPrChange w:id="102" w:author="王宝彤" w:date="2020-06-21T21:23:52Z">
                        <w:rPr>
                          <w:rFonts w:hint="default" w:ascii="Times New Roman" w:hAnsi="Times New Roman" w:eastAsia="仿宋_GB2312" w:cs="Times New Roman"/>
                          <w:bCs/>
                          <w:color w:val="FF0000"/>
                          <w:w w:val="80"/>
                          <w:sz w:val="24"/>
                        </w:rPr>
                      </w:rPrChange>
                    </w:rPr>
                    <w:pPrChange w:id="101" w:author="王宝彤" w:date="2020-06-21T21:23:09Z">
                      <w:pPr/>
                    </w:pPrChange>
                  </w:pPr>
                  <w:r>
                    <w:rPr>
                      <w:rFonts w:hint="default" w:ascii="Times New Roman" w:hAnsi="Times New Roman" w:eastAsia="仿宋_GB2312" w:cs="Times New Roman"/>
                      <w:bCs/>
                      <w:color w:val="auto"/>
                      <w:w w:val="80"/>
                      <w:sz w:val="24"/>
                      <w:rPrChange w:id="103" w:author="王宝彤" w:date="2020-06-21T21:23:52Z">
                        <w:rPr>
                          <w:rFonts w:hint="default" w:ascii="Times New Roman" w:hAnsi="Times New Roman" w:eastAsia="仿宋_GB2312" w:cs="Times New Roman"/>
                          <w:bCs/>
                          <w:color w:val="FF0000"/>
                          <w:w w:val="80"/>
                          <w:sz w:val="24"/>
                        </w:rPr>
                      </w:rPrChange>
                    </w:rPr>
                    <w:t>3.4/10</w:t>
                  </w:r>
                </w:p>
              </w:tc>
              <w:tc>
                <w:tcPr>
                  <w:tcW w:w="794" w:type="dxa"/>
                </w:tcPr>
                <w:p>
                  <w:pPr>
                    <w:ind w:firstLine="0" w:firstLineChars="0"/>
                    <w:rPr>
                      <w:rFonts w:hint="default" w:ascii="Times New Roman" w:hAnsi="Times New Roman" w:eastAsia="仿宋_GB2312" w:cs="Times New Roman"/>
                      <w:bCs/>
                      <w:color w:val="auto"/>
                      <w:w w:val="80"/>
                      <w:sz w:val="24"/>
                      <w:rPrChange w:id="105" w:author="王宝彤" w:date="2020-06-21T21:23:52Z">
                        <w:rPr>
                          <w:rFonts w:hint="default" w:ascii="Times New Roman" w:hAnsi="Times New Roman" w:eastAsia="仿宋_GB2312" w:cs="Times New Roman"/>
                          <w:bCs/>
                          <w:color w:val="FF0000"/>
                          <w:w w:val="80"/>
                          <w:sz w:val="24"/>
                        </w:rPr>
                      </w:rPrChange>
                    </w:rPr>
                    <w:pPrChange w:id="104" w:author="王宝彤" w:date="2020-06-21T21:23:10Z">
                      <w:pPr/>
                    </w:pPrChange>
                  </w:pPr>
                  <w:r>
                    <w:rPr>
                      <w:rFonts w:hint="default" w:ascii="Times New Roman" w:hAnsi="Times New Roman" w:eastAsia="仿宋_GB2312" w:cs="Times New Roman"/>
                      <w:bCs/>
                      <w:color w:val="auto"/>
                      <w:w w:val="80"/>
                      <w:sz w:val="24"/>
                      <w:rPrChange w:id="106" w:author="王宝彤" w:date="2020-06-21T21:23:52Z">
                        <w:rPr>
                          <w:rFonts w:hint="default" w:ascii="Times New Roman" w:hAnsi="Times New Roman" w:eastAsia="仿宋_GB2312" w:cs="Times New Roman"/>
                          <w:bCs/>
                          <w:color w:val="FF0000"/>
                          <w:w w:val="80"/>
                          <w:sz w:val="24"/>
                        </w:rPr>
                      </w:rPrChange>
                    </w:rPr>
                    <w:t>4.3/10</w:t>
                  </w:r>
                </w:p>
              </w:tc>
              <w:tc>
                <w:tcPr>
                  <w:tcW w:w="794" w:type="dxa"/>
                </w:tcPr>
                <w:p>
                  <w:pPr>
                    <w:ind w:firstLine="0" w:firstLineChars="0"/>
                    <w:rPr>
                      <w:rFonts w:hint="default" w:ascii="Times New Roman" w:hAnsi="Times New Roman" w:eastAsia="仿宋_GB2312" w:cs="Times New Roman"/>
                      <w:bCs/>
                      <w:color w:val="auto"/>
                      <w:w w:val="80"/>
                      <w:sz w:val="24"/>
                      <w:rPrChange w:id="108" w:author="王宝彤" w:date="2020-06-21T21:23:52Z">
                        <w:rPr>
                          <w:rFonts w:hint="default" w:ascii="Times New Roman" w:hAnsi="Times New Roman" w:eastAsia="仿宋_GB2312" w:cs="Times New Roman"/>
                          <w:bCs/>
                          <w:color w:val="FF0000"/>
                          <w:w w:val="80"/>
                          <w:sz w:val="24"/>
                        </w:rPr>
                      </w:rPrChange>
                    </w:rPr>
                    <w:pPrChange w:id="107" w:author="王宝彤" w:date="2020-06-21T21:23:11Z">
                      <w:pPr/>
                    </w:pPrChange>
                  </w:pPr>
                  <w:r>
                    <w:rPr>
                      <w:rFonts w:hint="default" w:ascii="Times New Roman" w:hAnsi="Times New Roman" w:eastAsia="仿宋_GB2312" w:cs="Times New Roman"/>
                      <w:bCs/>
                      <w:color w:val="auto"/>
                      <w:w w:val="80"/>
                      <w:sz w:val="24"/>
                      <w:rPrChange w:id="109" w:author="王宝彤" w:date="2020-06-21T21:23:52Z">
                        <w:rPr>
                          <w:rFonts w:hint="default" w:ascii="Times New Roman" w:hAnsi="Times New Roman" w:eastAsia="仿宋_GB2312" w:cs="Times New Roman"/>
                          <w:bCs/>
                          <w:color w:val="FF0000"/>
                          <w:w w:val="80"/>
                          <w:sz w:val="24"/>
                        </w:rPr>
                      </w:rPrChange>
                    </w:rPr>
                    <w:t>8.2/20</w:t>
                  </w:r>
                </w:p>
              </w:tc>
              <w:tc>
                <w:tcPr>
                  <w:tcW w:w="907" w:type="dxa"/>
                </w:tcPr>
                <w:p>
                  <w:pPr>
                    <w:ind w:firstLine="0" w:firstLineChars="0"/>
                    <w:rPr>
                      <w:rFonts w:hint="default" w:ascii="Times New Roman" w:hAnsi="Times New Roman" w:eastAsia="仿宋_GB2312" w:cs="Times New Roman"/>
                      <w:bCs/>
                      <w:color w:val="auto"/>
                      <w:w w:val="80"/>
                      <w:sz w:val="24"/>
                      <w:rPrChange w:id="111" w:author="王宝彤" w:date="2020-06-21T21:23:52Z">
                        <w:rPr>
                          <w:rFonts w:hint="default" w:ascii="Times New Roman" w:hAnsi="Times New Roman" w:eastAsia="仿宋_GB2312" w:cs="Times New Roman"/>
                          <w:bCs/>
                          <w:color w:val="FF0000"/>
                          <w:w w:val="80"/>
                          <w:sz w:val="24"/>
                        </w:rPr>
                      </w:rPrChange>
                    </w:rPr>
                    <w:pPrChange w:id="110" w:author="王宝彤" w:date="2020-06-21T21:23:12Z">
                      <w:pPr/>
                    </w:pPrChange>
                  </w:pPr>
                  <w:r>
                    <w:rPr>
                      <w:rFonts w:hint="default" w:ascii="Times New Roman" w:hAnsi="Times New Roman" w:eastAsia="仿宋_GB2312" w:cs="Times New Roman"/>
                      <w:bCs/>
                      <w:color w:val="auto"/>
                      <w:w w:val="80"/>
                      <w:sz w:val="24"/>
                      <w:rPrChange w:id="112" w:author="王宝彤" w:date="2020-06-21T21:23:52Z">
                        <w:rPr>
                          <w:rFonts w:hint="default" w:ascii="Times New Roman" w:hAnsi="Times New Roman" w:eastAsia="仿宋_GB2312" w:cs="Times New Roman"/>
                          <w:bCs/>
                          <w:color w:val="FF0000"/>
                          <w:w w:val="80"/>
                          <w:sz w:val="24"/>
                        </w:rPr>
                      </w:rPrChange>
                    </w:rPr>
                    <w:t>10.1/10</w:t>
                  </w:r>
                </w:p>
              </w:tc>
              <w:tc>
                <w:tcPr>
                  <w:tcW w:w="907" w:type="dxa"/>
                </w:tcPr>
                <w:p>
                  <w:pPr>
                    <w:ind w:firstLine="0" w:firstLineChars="0"/>
                    <w:rPr>
                      <w:rFonts w:hint="default" w:ascii="Times New Roman" w:hAnsi="Times New Roman" w:eastAsia="仿宋_GB2312" w:cs="Times New Roman"/>
                      <w:bCs/>
                      <w:color w:val="auto"/>
                      <w:w w:val="80"/>
                      <w:sz w:val="24"/>
                      <w:rPrChange w:id="114" w:author="王宝彤" w:date="2020-06-21T21:23:52Z">
                        <w:rPr>
                          <w:rFonts w:hint="default" w:ascii="Times New Roman" w:hAnsi="Times New Roman" w:eastAsia="仿宋_GB2312" w:cs="Times New Roman"/>
                          <w:bCs/>
                          <w:color w:val="FF0000"/>
                          <w:w w:val="80"/>
                          <w:sz w:val="24"/>
                        </w:rPr>
                      </w:rPrChange>
                    </w:rPr>
                    <w:pPrChange w:id="113" w:author="王宝彤" w:date="2020-06-21T21:23:12Z">
                      <w:pPr/>
                    </w:pPrChange>
                  </w:pPr>
                  <w:r>
                    <w:rPr>
                      <w:rFonts w:hint="default" w:ascii="Times New Roman" w:hAnsi="Times New Roman" w:eastAsia="仿宋_GB2312" w:cs="Times New Roman"/>
                      <w:bCs/>
                      <w:color w:val="auto"/>
                      <w:w w:val="80"/>
                      <w:sz w:val="24"/>
                      <w:rPrChange w:id="115" w:author="王宝彤" w:date="2020-06-21T21:23:52Z">
                        <w:rPr>
                          <w:rFonts w:hint="default" w:ascii="Times New Roman" w:hAnsi="Times New Roman" w:eastAsia="仿宋_GB2312" w:cs="Times New Roman"/>
                          <w:bCs/>
                          <w:color w:val="FF0000"/>
                          <w:w w:val="80"/>
                          <w:sz w:val="24"/>
                        </w:rPr>
                      </w:rPrChange>
                    </w:rPr>
                    <w:t>12.1/10</w:t>
                  </w:r>
                </w:p>
              </w:tc>
              <w:tc>
                <w:tcPr>
                  <w:tcW w:w="907" w:type="dxa"/>
                </w:tcPr>
                <w:p>
                  <w:pPr>
                    <w:ind w:firstLine="0" w:firstLineChars="0"/>
                    <w:rPr>
                      <w:rFonts w:hint="default" w:ascii="Times New Roman" w:hAnsi="Times New Roman" w:eastAsia="仿宋_GB2312" w:cs="Times New Roman"/>
                      <w:bCs/>
                      <w:color w:val="auto"/>
                      <w:w w:val="80"/>
                      <w:sz w:val="24"/>
                      <w:rPrChange w:id="117" w:author="王宝彤" w:date="2020-06-21T21:23:52Z">
                        <w:rPr>
                          <w:rFonts w:hint="default" w:ascii="Times New Roman" w:hAnsi="Times New Roman" w:eastAsia="仿宋_GB2312" w:cs="Times New Roman"/>
                          <w:bCs/>
                          <w:color w:val="FF0000"/>
                          <w:w w:val="80"/>
                          <w:sz w:val="24"/>
                        </w:rPr>
                      </w:rPrChange>
                    </w:rPr>
                    <w:pPrChange w:id="116" w:author="王宝彤" w:date="2020-06-21T21:23:13Z">
                      <w:pPr/>
                    </w:pPrChange>
                  </w:pPr>
                  <w:r>
                    <w:rPr>
                      <w:rFonts w:hint="default" w:ascii="Times New Roman" w:hAnsi="Times New Roman" w:eastAsia="仿宋_GB2312" w:cs="Times New Roman"/>
                      <w:bCs/>
                      <w:color w:val="auto"/>
                      <w:w w:val="80"/>
                      <w:sz w:val="24"/>
                      <w:rPrChange w:id="118" w:author="王宝彤" w:date="2020-06-21T21:23:52Z">
                        <w:rPr>
                          <w:rFonts w:hint="default" w:ascii="Times New Roman" w:hAnsi="Times New Roman" w:eastAsia="仿宋_GB2312" w:cs="Times New Roman"/>
                          <w:bCs/>
                          <w:color w:val="FF0000"/>
                          <w:w w:val="80"/>
                          <w:sz w:val="24"/>
                        </w:rPr>
                      </w:rPrChange>
                    </w:rPr>
                    <w:t>12.2/10</w:t>
                  </w:r>
                </w:p>
              </w:tc>
              <w:tc>
                <w:tcPr>
                  <w:tcW w:w="1035" w:type="dxa"/>
                  <w:vAlign w:val="center"/>
                </w:tcPr>
                <w:p>
                  <w:pPr>
                    <w:ind w:firstLine="0" w:firstLineChars="0"/>
                    <w:jc w:val="both"/>
                    <w:rPr>
                      <w:rFonts w:hint="default" w:ascii="Times New Roman" w:hAnsi="Times New Roman" w:eastAsia="仿宋_GB2312" w:cs="Times New Roman"/>
                      <w:bCs/>
                      <w:color w:val="auto"/>
                      <w:w w:val="80"/>
                      <w:rPrChange w:id="120" w:author="王宝彤" w:date="2020-06-21T21:23:52Z">
                        <w:rPr>
                          <w:rFonts w:hint="default" w:ascii="Times New Roman" w:hAnsi="Times New Roman" w:eastAsia="仿宋_GB2312" w:cs="Times New Roman"/>
                          <w:bCs/>
                          <w:color w:val="FF0000"/>
                          <w:w w:val="80"/>
                        </w:rPr>
                      </w:rPrChange>
                    </w:rPr>
                    <w:pPrChange w:id="119" w:author="王宝彤" w:date="2020-06-21T21:23:16Z">
                      <w:pPr>
                        <w:jc w:val="center"/>
                      </w:pPr>
                    </w:pPrChange>
                  </w:pPr>
                  <w:r>
                    <w:rPr>
                      <w:rFonts w:hint="default" w:ascii="Times New Roman" w:hAnsi="Times New Roman" w:eastAsia="仿宋_GB2312" w:cs="Times New Roman"/>
                      <w:bCs/>
                      <w:color w:val="auto"/>
                      <w:w w:val="80"/>
                      <w:rPrChange w:id="121" w:author="王宝彤" w:date="2020-06-21T21:23:52Z">
                        <w:rPr>
                          <w:rFonts w:hint="default" w:ascii="Times New Roman" w:hAnsi="Times New Roman" w:eastAsia="仿宋_GB2312" w:cs="Times New Roman"/>
                          <w:bCs/>
                          <w:color w:val="FF0000"/>
                          <w:w w:val="80"/>
                        </w:rPr>
                      </w:rPrChange>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79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 xml:space="preserve">       </w:t>
                  </w: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1035" w:type="dxa"/>
                </w:tcPr>
                <w:p>
                  <w:pPr>
                    <w:rPr>
                      <w:rFonts w:hint="default" w:ascii="Times New Roman" w:hAnsi="Times New Roman" w:eastAsia="仿宋_GB2312" w:cs="Times New Roman"/>
                      <w:bCs/>
                      <w:w w:val="80"/>
                    </w:rPr>
                  </w:pPr>
                </w:p>
              </w:tc>
            </w:tr>
          </w:tbl>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ind w:firstLine="4032" w:firstLineChars="210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指导教师</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1"/>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rPr>
                    <w:t>支撑指标点/赋分</w:t>
                  </w:r>
                </w:p>
              </w:tc>
              <w:tc>
                <w:tcPr>
                  <w:tcW w:w="911" w:type="dxa"/>
                </w:tcPr>
                <w:p>
                  <w:pPr>
                    <w:rPr>
                      <w:rFonts w:hint="default" w:ascii="Times New Roman" w:hAnsi="Times New Roman" w:eastAsia="仿宋_GB2312" w:cs="Times New Roman"/>
                      <w:bCs/>
                      <w:color w:val="auto"/>
                      <w:w w:val="80"/>
                      <w:sz w:val="24"/>
                      <w:rPrChange w:id="122"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23" w:author="王宝彤" w:date="2020-06-21T21:24:02Z">
                        <w:rPr>
                          <w:rFonts w:hint="default" w:ascii="Times New Roman" w:hAnsi="Times New Roman" w:eastAsia="仿宋_GB2312" w:cs="Times New Roman"/>
                          <w:bCs/>
                          <w:color w:val="FF0000"/>
                          <w:w w:val="80"/>
                          <w:sz w:val="24"/>
                        </w:rPr>
                      </w:rPrChange>
                    </w:rPr>
                    <w:t>3.1/10</w:t>
                  </w:r>
                </w:p>
              </w:tc>
              <w:tc>
                <w:tcPr>
                  <w:tcW w:w="836" w:type="dxa"/>
                </w:tcPr>
                <w:p>
                  <w:pPr>
                    <w:rPr>
                      <w:rFonts w:hint="default" w:ascii="Times New Roman" w:hAnsi="Times New Roman" w:eastAsia="仿宋_GB2312" w:cs="Times New Roman"/>
                      <w:bCs/>
                      <w:color w:val="auto"/>
                      <w:w w:val="80"/>
                      <w:sz w:val="24"/>
                      <w:rPrChange w:id="124"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25" w:author="王宝彤" w:date="2020-06-21T21:24:02Z">
                        <w:rPr>
                          <w:rFonts w:hint="default" w:ascii="Times New Roman" w:hAnsi="Times New Roman" w:eastAsia="仿宋_GB2312" w:cs="Times New Roman"/>
                          <w:bCs/>
                          <w:color w:val="FF0000"/>
                          <w:w w:val="80"/>
                          <w:sz w:val="24"/>
                        </w:rPr>
                      </w:rPrChange>
                    </w:rPr>
                    <w:t>3.2/30</w:t>
                  </w:r>
                </w:p>
              </w:tc>
              <w:tc>
                <w:tcPr>
                  <w:tcW w:w="857" w:type="dxa"/>
                </w:tcPr>
                <w:p>
                  <w:pPr>
                    <w:rPr>
                      <w:rFonts w:hint="default" w:ascii="Times New Roman" w:hAnsi="Times New Roman" w:eastAsia="仿宋_GB2312" w:cs="Times New Roman"/>
                      <w:bCs/>
                      <w:color w:val="auto"/>
                      <w:w w:val="80"/>
                      <w:sz w:val="24"/>
                      <w:rPrChange w:id="126"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27" w:author="王宝彤" w:date="2020-06-21T21:24:02Z">
                        <w:rPr>
                          <w:rFonts w:hint="default" w:ascii="Times New Roman" w:hAnsi="Times New Roman" w:eastAsia="仿宋_GB2312" w:cs="Times New Roman"/>
                          <w:bCs/>
                          <w:color w:val="FF0000"/>
                          <w:w w:val="80"/>
                          <w:sz w:val="24"/>
                        </w:rPr>
                      </w:rPrChange>
                    </w:rPr>
                    <w:t>3.4/10</w:t>
                  </w:r>
                </w:p>
              </w:tc>
              <w:tc>
                <w:tcPr>
                  <w:tcW w:w="954" w:type="dxa"/>
                </w:tcPr>
                <w:p>
                  <w:pPr>
                    <w:rPr>
                      <w:rFonts w:hint="default" w:ascii="Times New Roman" w:hAnsi="Times New Roman" w:eastAsia="仿宋_GB2312" w:cs="Times New Roman"/>
                      <w:bCs/>
                      <w:color w:val="auto"/>
                      <w:w w:val="80"/>
                      <w:sz w:val="24"/>
                      <w:rPrChange w:id="128"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29" w:author="王宝彤" w:date="2020-06-21T21:24:02Z">
                        <w:rPr>
                          <w:rFonts w:hint="default" w:ascii="Times New Roman" w:hAnsi="Times New Roman" w:eastAsia="仿宋_GB2312" w:cs="Times New Roman"/>
                          <w:bCs/>
                          <w:color w:val="FF0000"/>
                          <w:w w:val="80"/>
                          <w:sz w:val="24"/>
                        </w:rPr>
                      </w:rPrChange>
                    </w:rPr>
                    <w:t>4.3/20</w:t>
                  </w:r>
                </w:p>
              </w:tc>
              <w:tc>
                <w:tcPr>
                  <w:tcW w:w="1125" w:type="dxa"/>
                </w:tcPr>
                <w:p>
                  <w:pPr>
                    <w:rPr>
                      <w:rFonts w:hint="default" w:ascii="Times New Roman" w:hAnsi="Times New Roman" w:eastAsia="仿宋_GB2312" w:cs="Times New Roman"/>
                      <w:bCs/>
                      <w:color w:val="auto"/>
                      <w:w w:val="80"/>
                      <w:sz w:val="24"/>
                      <w:rPrChange w:id="130"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31" w:author="王宝彤" w:date="2020-06-21T21:24:02Z">
                        <w:rPr>
                          <w:rFonts w:hint="default" w:ascii="Times New Roman" w:hAnsi="Times New Roman" w:eastAsia="仿宋_GB2312" w:cs="Times New Roman"/>
                          <w:bCs/>
                          <w:color w:val="FF0000"/>
                          <w:w w:val="80"/>
                          <w:sz w:val="24"/>
                        </w:rPr>
                      </w:rPrChange>
                    </w:rPr>
                    <w:t>10.1/10</w:t>
                  </w:r>
                </w:p>
              </w:tc>
              <w:tc>
                <w:tcPr>
                  <w:tcW w:w="985" w:type="dxa"/>
                </w:tcPr>
                <w:p>
                  <w:pPr>
                    <w:rPr>
                      <w:rFonts w:hint="default" w:ascii="Times New Roman" w:hAnsi="Times New Roman" w:eastAsia="仿宋_GB2312" w:cs="Times New Roman"/>
                      <w:bCs/>
                      <w:color w:val="auto"/>
                      <w:w w:val="80"/>
                      <w:sz w:val="24"/>
                      <w:rPrChange w:id="132"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33" w:author="王宝彤" w:date="2020-06-21T21:24:02Z">
                        <w:rPr>
                          <w:rFonts w:hint="default" w:ascii="Times New Roman" w:hAnsi="Times New Roman" w:eastAsia="仿宋_GB2312" w:cs="Times New Roman"/>
                          <w:bCs/>
                          <w:color w:val="FF0000"/>
                          <w:w w:val="80"/>
                          <w:sz w:val="24"/>
                        </w:rPr>
                      </w:rPrChange>
                    </w:rPr>
                    <w:t>12.1/10</w:t>
                  </w:r>
                </w:p>
              </w:tc>
              <w:tc>
                <w:tcPr>
                  <w:tcW w:w="1050" w:type="dxa"/>
                </w:tcPr>
                <w:p>
                  <w:pPr>
                    <w:rPr>
                      <w:rFonts w:hint="default" w:ascii="Times New Roman" w:hAnsi="Times New Roman" w:eastAsia="仿宋_GB2312" w:cs="Times New Roman"/>
                      <w:bCs/>
                      <w:color w:val="auto"/>
                      <w:w w:val="80"/>
                      <w:sz w:val="24"/>
                      <w:rPrChange w:id="134"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35" w:author="王宝彤" w:date="2020-06-21T21:24:02Z">
                        <w:rPr>
                          <w:rFonts w:hint="default" w:ascii="Times New Roman" w:hAnsi="Times New Roman" w:eastAsia="仿宋_GB2312" w:cs="Times New Roman"/>
                          <w:bCs/>
                          <w:color w:val="FF0000"/>
                          <w:w w:val="80"/>
                          <w:sz w:val="24"/>
                        </w:rPr>
                      </w:rPrChange>
                    </w:rPr>
                    <w:t>12.2/10</w:t>
                  </w:r>
                </w:p>
              </w:tc>
              <w:tc>
                <w:tcPr>
                  <w:tcW w:w="1004" w:type="dxa"/>
                </w:tcPr>
                <w:p>
                  <w:pPr>
                    <w:jc w:val="center"/>
                    <w:rPr>
                      <w:rFonts w:hint="default" w:ascii="Times New Roman" w:hAnsi="Times New Roman" w:eastAsia="仿宋_GB2312" w:cs="Times New Roman"/>
                      <w:bCs/>
                      <w:color w:val="auto"/>
                      <w:w w:val="80"/>
                      <w:sz w:val="24"/>
                      <w:rPrChange w:id="136" w:author="王宝彤" w:date="2020-06-21T21:24:02Z">
                        <w:rPr>
                          <w:rFonts w:hint="default" w:ascii="Times New Roman" w:hAnsi="Times New Roman" w:eastAsia="仿宋_GB2312" w:cs="Times New Roman"/>
                          <w:bCs/>
                          <w:color w:val="FF0000"/>
                          <w:w w:val="80"/>
                          <w:sz w:val="24"/>
                        </w:rPr>
                      </w:rPrChange>
                    </w:rPr>
                  </w:pPr>
                  <w:r>
                    <w:rPr>
                      <w:rFonts w:hint="default" w:ascii="Times New Roman" w:hAnsi="Times New Roman" w:eastAsia="仿宋_GB2312" w:cs="Times New Roman"/>
                      <w:bCs/>
                      <w:color w:val="auto"/>
                      <w:w w:val="80"/>
                      <w:sz w:val="24"/>
                      <w:rPrChange w:id="137" w:author="王宝彤" w:date="2020-06-21T21:24:02Z">
                        <w:rPr>
                          <w:rFonts w:hint="default" w:ascii="Times New Roman" w:hAnsi="Times New Roman" w:eastAsia="仿宋_GB2312" w:cs="Times New Roman"/>
                          <w:bCs/>
                          <w:color w:val="FF0000"/>
                          <w:w w:val="80"/>
                          <w:sz w:val="24"/>
                        </w:rPr>
                      </w:rPrChange>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1" w:type="dxa"/>
                </w:tcPr>
                <w:p>
                  <w:pPr>
                    <w:rPr>
                      <w:rFonts w:hint="default" w:ascii="Times New Roman" w:hAnsi="Times New Roman" w:eastAsia="仿宋_GB2312" w:cs="Times New Roman"/>
                      <w:bCs/>
                      <w:color w:val="FF0000"/>
                      <w:w w:val="80"/>
                      <w:sz w:val="24"/>
                    </w:rPr>
                  </w:pPr>
                </w:p>
              </w:tc>
              <w:tc>
                <w:tcPr>
                  <w:tcW w:w="836" w:type="dxa"/>
                </w:tcPr>
                <w:p>
                  <w:pPr>
                    <w:rPr>
                      <w:rFonts w:hint="default" w:ascii="Times New Roman" w:hAnsi="Times New Roman" w:eastAsia="仿宋_GB2312" w:cs="Times New Roman"/>
                      <w:bCs/>
                      <w:color w:val="FF0000"/>
                      <w:w w:val="80"/>
                      <w:sz w:val="24"/>
                    </w:rPr>
                  </w:pPr>
                </w:p>
              </w:tc>
              <w:tc>
                <w:tcPr>
                  <w:tcW w:w="857" w:type="dxa"/>
                </w:tcPr>
                <w:p>
                  <w:pPr>
                    <w:rPr>
                      <w:rFonts w:hint="default" w:ascii="Times New Roman" w:hAnsi="Times New Roman" w:eastAsia="仿宋_GB2312" w:cs="Times New Roman"/>
                      <w:bCs/>
                      <w:color w:val="FF0000"/>
                      <w:w w:val="80"/>
                      <w:sz w:val="24"/>
                    </w:rPr>
                  </w:pPr>
                </w:p>
              </w:tc>
              <w:tc>
                <w:tcPr>
                  <w:tcW w:w="954" w:type="dxa"/>
                </w:tcPr>
                <w:p>
                  <w:pPr>
                    <w:rPr>
                      <w:rFonts w:hint="default" w:ascii="Times New Roman" w:hAnsi="Times New Roman" w:eastAsia="仿宋_GB2312" w:cs="Times New Roman"/>
                      <w:bCs/>
                      <w:color w:val="FF0000"/>
                      <w:w w:val="80"/>
                      <w:sz w:val="24"/>
                    </w:rPr>
                  </w:pPr>
                </w:p>
              </w:tc>
              <w:tc>
                <w:tcPr>
                  <w:tcW w:w="1125" w:type="dxa"/>
                </w:tcPr>
                <w:p>
                  <w:pPr>
                    <w:rPr>
                      <w:rFonts w:hint="default" w:ascii="Times New Roman" w:hAnsi="Times New Roman" w:eastAsia="仿宋_GB2312" w:cs="Times New Roman"/>
                      <w:bCs/>
                      <w:color w:val="FF0000"/>
                      <w:w w:val="80"/>
                      <w:sz w:val="24"/>
                    </w:rPr>
                  </w:pPr>
                </w:p>
              </w:tc>
              <w:tc>
                <w:tcPr>
                  <w:tcW w:w="985" w:type="dxa"/>
                </w:tcPr>
                <w:p>
                  <w:pPr>
                    <w:rPr>
                      <w:rFonts w:hint="default" w:ascii="Times New Roman" w:hAnsi="Times New Roman" w:eastAsia="仿宋_GB2312" w:cs="Times New Roman"/>
                      <w:bCs/>
                      <w:color w:val="FF0000"/>
                      <w:w w:val="80"/>
                      <w:sz w:val="24"/>
                    </w:rPr>
                  </w:pPr>
                </w:p>
              </w:tc>
              <w:tc>
                <w:tcPr>
                  <w:tcW w:w="1050" w:type="dxa"/>
                </w:tcPr>
                <w:p>
                  <w:pPr>
                    <w:rPr>
                      <w:rFonts w:hint="default" w:ascii="Times New Roman" w:hAnsi="Times New Roman" w:eastAsia="仿宋_GB2312" w:cs="Times New Roman"/>
                      <w:bCs/>
                      <w:color w:val="FF0000"/>
                      <w:w w:val="80"/>
                      <w:sz w:val="24"/>
                    </w:rPr>
                  </w:pPr>
                </w:p>
              </w:tc>
              <w:tc>
                <w:tcPr>
                  <w:tcW w:w="1004" w:type="dxa"/>
                </w:tcPr>
                <w:p>
                  <w:pPr>
                    <w:rPr>
                      <w:rFonts w:hint="default" w:ascii="Times New Roman" w:hAnsi="Times New Roman" w:eastAsia="仿宋_GB2312" w:cs="Times New Roman"/>
                      <w:bCs/>
                      <w:color w:val="FF0000"/>
                      <w:w w:val="80"/>
                      <w:sz w:val="24"/>
                    </w:rPr>
                  </w:pPr>
                </w:p>
              </w:tc>
            </w:tr>
          </w:tbl>
          <w:p>
            <w:pPr>
              <w:spacing w:before="156" w:beforeLines="50"/>
              <w:rPr>
                <w:ins w:id="138" w:author="王宝彤" w:date="2020-06-21T22:07:31Z"/>
                <w:rFonts w:hint="default" w:ascii="Times New Roman" w:hAnsi="Times New Roman" w:eastAsia="仿宋_GB2312" w:cs="Times New Roman"/>
                <w:bCs/>
                <w:w w:val="80"/>
                <w:sz w:val="24"/>
              </w:rPr>
            </w:pPr>
          </w:p>
          <w:p>
            <w:pPr>
              <w:spacing w:before="156" w:beforeLines="50"/>
              <w:rPr>
                <w:rFonts w:hint="default" w:ascii="Times New Roman" w:hAnsi="Times New Roman" w:eastAsia="仿宋_GB2312" w:cs="Times New Roman"/>
                <w:bCs/>
                <w:w w:val="80"/>
                <w:sz w:val="24"/>
              </w:rPr>
            </w:pPr>
          </w:p>
          <w:p>
            <w:pPr>
              <w:spacing w:before="156" w:beforeLines="50"/>
              <w:ind w:firstLine="3936" w:firstLineChars="205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5"/>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915"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4.2/30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4.3/30</w:t>
                  </w:r>
                </w:p>
              </w:tc>
              <w:tc>
                <w:tcPr>
                  <w:tcW w:w="125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101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5"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257" w:type="dxa"/>
                  <w:vAlign w:val="center"/>
                </w:tcPr>
                <w:p>
                  <w:pPr>
                    <w:jc w:val="center"/>
                    <w:rPr>
                      <w:rFonts w:hint="default" w:ascii="Times New Roman" w:hAnsi="Times New Roman" w:eastAsia="仿宋_GB2312" w:cs="Times New Roman"/>
                      <w:bCs/>
                      <w:color w:val="FF0000"/>
                      <w:w w:val="80"/>
                      <w:sz w:val="24"/>
                    </w:rPr>
                  </w:pPr>
                </w:p>
              </w:tc>
              <w:tc>
                <w:tcPr>
                  <w:tcW w:w="1011" w:type="dxa"/>
                </w:tcPr>
                <w:p>
                  <w:pPr>
                    <w:ind w:firstLine="288" w:firstLineChars="150"/>
                    <w:rPr>
                      <w:rFonts w:hint="default" w:ascii="Times New Roman" w:hAnsi="Times New Roman" w:eastAsia="仿宋_GB2312" w:cs="Times New Roman"/>
                      <w:bCs/>
                      <w:color w:val="FF0000"/>
                      <w:w w:val="80"/>
                      <w:sz w:val="24"/>
                    </w:rPr>
                  </w:pPr>
                </w:p>
              </w:tc>
            </w:tr>
          </w:tbl>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4224" w:firstLineChars="2200"/>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872"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4.3/10</w:t>
                  </w:r>
                </w:p>
              </w:tc>
              <w:tc>
                <w:tcPr>
                  <w:tcW w:w="126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10.1/50</w:t>
                  </w:r>
                </w:p>
              </w:tc>
              <w:tc>
                <w:tcPr>
                  <w:tcW w:w="100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872"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267" w:type="dxa"/>
                </w:tcPr>
                <w:p>
                  <w:pPr>
                    <w:rPr>
                      <w:rFonts w:hint="default" w:ascii="Times New Roman" w:hAnsi="Times New Roman" w:eastAsia="仿宋_GB2312" w:cs="Times New Roman"/>
                      <w:bCs/>
                      <w:color w:val="FF0000"/>
                      <w:w w:val="80"/>
                      <w:sz w:val="24"/>
                    </w:rPr>
                  </w:pPr>
                </w:p>
              </w:tc>
              <w:tc>
                <w:tcPr>
                  <w:tcW w:w="1001" w:type="dxa"/>
                </w:tcPr>
                <w:p>
                  <w:pPr>
                    <w:rPr>
                      <w:rFonts w:hint="default" w:ascii="Times New Roman" w:hAnsi="Times New Roman" w:eastAsia="仿宋_GB2312" w:cs="Times New Roman"/>
                      <w:bCs/>
                      <w:color w:val="FF0000"/>
                      <w:w w:val="80"/>
                      <w:sz w:val="24"/>
                    </w:rPr>
                  </w:pPr>
                </w:p>
              </w:tc>
            </w:tr>
          </w:tbl>
          <w:p>
            <w:pPr>
              <w:spacing w:before="156" w:beforeLines="50"/>
              <w:rPr>
                <w:rFonts w:hint="default" w:ascii="Times New Roman" w:hAnsi="Times New Roman" w:eastAsia="仿宋_GB2312" w:cs="Times New Roman"/>
                <w:bCs/>
                <w:w w:val="80"/>
                <w:sz w:val="24"/>
              </w:rPr>
            </w:pPr>
          </w:p>
          <w:p>
            <w:pPr>
              <w:spacing w:before="156" w:beforeLines="50"/>
              <w:ind w:firstLine="4224" w:firstLineChars="2200"/>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ind w:left="0" w:leftChars="0" w:firstLine="0" w:firstLineChars="0"/>
              <w:jc w:val="both"/>
              <w:rPr>
                <w:rFonts w:hint="default" w:ascii="Times New Roman" w:hAnsi="Times New Roman" w:eastAsia="仿宋_GB2312" w:cs="Times New Roman"/>
                <w:bCs/>
                <w:w w:val="80"/>
                <w:sz w:val="24"/>
              </w:rPr>
            </w:pPr>
            <w:r>
              <w:rPr>
                <w:rFonts w:hint="default" w:ascii="Times New Roman" w:hAnsi="Times New Roman" w:eastAsia="仿宋_GB2312" w:cs="Times New Roman"/>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192" w:firstLineChars="10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1715"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指导教师(20％)</w:t>
            </w:r>
          </w:p>
        </w:tc>
        <w:tc>
          <w:tcPr>
            <w:tcW w:w="1569"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color w:val="FF0000"/>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192" w:firstLineChars="100"/>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w:t>
            </w:r>
          </w:p>
        </w:tc>
        <w:tc>
          <w:tcPr>
            <w:tcW w:w="1715"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69"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bCs/>
                <w:w w:val="80"/>
                <w:sz w:val="24"/>
              </w:rPr>
              <w:t>毕业论文(设计)最终</w:t>
            </w:r>
            <w:r>
              <w:rPr>
                <w:rFonts w:hint="default" w:ascii="Times New Roman" w:hAnsi="Times New Roman" w:eastAsia="仿宋_GB2312" w:cs="Times New Roman"/>
                <w:w w:val="80"/>
                <w:sz w:val="24"/>
              </w:rPr>
              <w:t>等级制</w:t>
            </w:r>
            <w:r>
              <w:rPr>
                <w:rFonts w:hint="default" w:ascii="Times New Roman" w:hAnsi="Times New Roman" w:eastAsia="仿宋_GB2312" w:cs="Times New Roman"/>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32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rPr>
                <w:ins w:id="139" w:author="王宝彤" w:date="2020-06-21T21:24:33Z"/>
                <w:rFonts w:hint="default" w:ascii="Times New Roman" w:hAnsi="Times New Roman" w:eastAsia="仿宋_GB2312" w:cs="Times New Roman"/>
                <w:b/>
                <w:w w:val="80"/>
              </w:rPr>
            </w:pPr>
          </w:p>
          <w:p>
            <w:pPr>
              <w:rPr>
                <w:ins w:id="140" w:author="王宝彤" w:date="2020-06-21T21:24:33Z"/>
                <w:rFonts w:hint="default" w:ascii="Times New Roman" w:hAnsi="Times New Roman" w:eastAsia="仿宋_GB2312" w:cs="Times New Roman"/>
                <w:b/>
                <w:w w:val="80"/>
              </w:rPr>
            </w:pPr>
          </w:p>
          <w:p>
            <w:pPr>
              <w:rPr>
                <w:ins w:id="141" w:author="王宝彤" w:date="2020-06-21T21:24:34Z"/>
                <w:rFonts w:hint="default" w:ascii="Times New Roman" w:hAnsi="Times New Roman" w:eastAsia="仿宋_GB2312" w:cs="Times New Roman"/>
                <w:b/>
                <w:w w:val="80"/>
              </w:rPr>
            </w:pPr>
          </w:p>
          <w:p>
            <w:pPr>
              <w:rPr>
                <w:ins w:id="142" w:author="王宝彤" w:date="2020-06-21T21:24:37Z"/>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del w:id="143" w:author="王宝彤" w:date="2020-06-21T22:07:44Z"/>
                <w:rFonts w:hint="default" w:ascii="Times New Roman" w:hAnsi="Times New Roman" w:eastAsia="仿宋_GB2312" w:cs="Times New Roman"/>
                <w:bCs/>
                <w:w w:val="80"/>
                <w:sz w:val="24"/>
              </w:rPr>
            </w:pPr>
          </w:p>
          <w:p>
            <w:pPr>
              <w:ind w:firstLine="0" w:firstLineChars="0"/>
              <w:rPr>
                <w:rFonts w:hint="default" w:ascii="Times New Roman" w:hAnsi="Times New Roman" w:eastAsia="仿宋_GB2312" w:cs="Times New Roman"/>
                <w:sz w:val="28"/>
              </w:rPr>
              <w:pPrChange w:id="144" w:author="王宝彤" w:date="2020-06-21T22:07:44Z">
                <w:pPr>
                  <w:ind w:firstLine="576" w:firstLineChars="300"/>
                </w:pPr>
              </w:pPrChange>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spacing w:after="156" w:afterLines="50" w:line="360" w:lineRule="auto"/>
        <w:rPr>
          <w:rFonts w:hint="eastAsia" w:ascii="Times New Roman" w:hAnsi="Times New Roman" w:eastAsia="仿宋_GB2312" w:cs="Times New Roman"/>
          <w:spacing w:val="-10"/>
          <w:w w:val="90"/>
          <w:sz w:val="36"/>
          <w:szCs w:val="36"/>
          <w:lang w:val="en-US" w:eastAsia="zh-CN"/>
        </w:rPr>
        <w:sectPr>
          <w:footerReference r:id="rId3" w:type="default"/>
          <w:footerReference r:id="rId4" w:type="even"/>
          <w:pgSz w:w="11906" w:h="16838"/>
          <w:pgMar w:top="1134" w:right="1701" w:bottom="1134" w:left="1701" w:header="851" w:footer="992" w:gutter="0"/>
          <w:cols w:space="425" w:num="1"/>
          <w:docGrid w:type="lines" w:linePitch="312" w:charSpace="0"/>
        </w:sectPr>
      </w:pPr>
      <w:ins w:id="145" w:author="王宝彤" w:date="2020-06-21T21:24:23Z">
        <w:r>
          <w:rPr>
            <w:rFonts w:hint="eastAsia" w:ascii="Times New Roman" w:hAnsi="Times New Roman" w:eastAsia="仿宋_GB2312" w:cs="Times New Roman"/>
            <w:spacing w:val="-10"/>
            <w:w w:val="90"/>
            <w:sz w:val="36"/>
            <w:szCs w:val="36"/>
            <w:lang w:val="en-US" w:eastAsia="zh-CN"/>
          </w:rPr>
          <w:t>评定表</w:t>
        </w:r>
      </w:ins>
      <w:ins w:id="146" w:author="王宝彤" w:date="2020-06-21T21:24:25Z">
        <w:r>
          <w:rPr>
            <w:rFonts w:hint="eastAsia" w:ascii="Times New Roman" w:hAnsi="Times New Roman" w:eastAsia="仿宋_GB2312" w:cs="Times New Roman"/>
            <w:spacing w:val="-10"/>
            <w:w w:val="90"/>
            <w:sz w:val="36"/>
            <w:szCs w:val="36"/>
            <w:lang w:val="en-US" w:eastAsia="zh-CN"/>
          </w:rPr>
          <w:t>只占</w:t>
        </w:r>
      </w:ins>
      <w:ins w:id="147" w:author="王宝彤" w:date="2020-06-21T21:24:43Z">
        <w:r>
          <w:rPr>
            <w:rFonts w:hint="eastAsia" w:ascii="Times New Roman" w:hAnsi="Times New Roman" w:eastAsia="仿宋_GB2312" w:cs="Times New Roman"/>
            <w:spacing w:val="-10"/>
            <w:w w:val="90"/>
            <w:sz w:val="36"/>
            <w:szCs w:val="36"/>
            <w:lang w:val="en-US" w:eastAsia="zh-CN"/>
          </w:rPr>
          <w:t>一</w:t>
        </w:r>
      </w:ins>
      <w:ins w:id="148" w:author="王宝彤" w:date="2020-06-21T21:24:44Z">
        <w:r>
          <w:rPr>
            <w:rFonts w:hint="eastAsia" w:ascii="Times New Roman" w:hAnsi="Times New Roman" w:eastAsia="仿宋_GB2312" w:cs="Times New Roman"/>
            <w:spacing w:val="-10"/>
            <w:w w:val="90"/>
            <w:sz w:val="36"/>
            <w:szCs w:val="36"/>
            <w:lang w:val="en-US" w:eastAsia="zh-CN"/>
          </w:rPr>
          <w:t>页</w:t>
        </w:r>
      </w:ins>
      <w:ins w:id="149" w:author="王宝彤" w:date="2020-06-21T21:24:27Z">
        <w:r>
          <w:rPr>
            <w:rFonts w:hint="eastAsia" w:ascii="Times New Roman" w:hAnsi="Times New Roman" w:eastAsia="仿宋_GB2312" w:cs="Times New Roman"/>
            <w:spacing w:val="-10"/>
            <w:w w:val="90"/>
            <w:sz w:val="36"/>
            <w:szCs w:val="36"/>
            <w:lang w:val="en-US" w:eastAsia="zh-CN"/>
          </w:rPr>
          <w:t>，签字</w:t>
        </w:r>
      </w:ins>
      <w:ins w:id="150" w:author="王宝彤" w:date="2020-06-21T21:24:28Z">
        <w:r>
          <w:rPr>
            <w:rFonts w:hint="eastAsia" w:ascii="Times New Roman" w:hAnsi="Times New Roman" w:eastAsia="仿宋_GB2312" w:cs="Times New Roman"/>
            <w:spacing w:val="-10"/>
            <w:w w:val="90"/>
            <w:sz w:val="36"/>
            <w:szCs w:val="36"/>
            <w:lang w:val="en-US" w:eastAsia="zh-CN"/>
          </w:rPr>
          <w:t>的</w:t>
        </w:r>
      </w:ins>
      <w:ins w:id="151" w:author="王宝彤" w:date="2020-06-21T21:24:29Z">
        <w:r>
          <w:rPr>
            <w:rFonts w:hint="eastAsia" w:ascii="Times New Roman" w:hAnsi="Times New Roman" w:eastAsia="仿宋_GB2312" w:cs="Times New Roman"/>
            <w:spacing w:val="-10"/>
            <w:w w:val="90"/>
            <w:sz w:val="36"/>
            <w:szCs w:val="36"/>
            <w:lang w:val="en-US" w:eastAsia="zh-CN"/>
          </w:rPr>
          <w:t>地方</w:t>
        </w:r>
      </w:ins>
      <w:ins w:id="152" w:author="王宝彤" w:date="2020-06-21T21:24:30Z">
        <w:r>
          <w:rPr>
            <w:rFonts w:hint="eastAsia" w:ascii="Times New Roman" w:hAnsi="Times New Roman" w:eastAsia="仿宋_GB2312" w:cs="Times New Roman"/>
            <w:spacing w:val="-10"/>
            <w:w w:val="90"/>
            <w:sz w:val="36"/>
            <w:szCs w:val="36"/>
            <w:lang w:val="en-US" w:eastAsia="zh-CN"/>
          </w:rPr>
          <w:t>留下</w:t>
        </w:r>
      </w:ins>
    </w:p>
    <w:p>
      <w:pPr>
        <w:widowControl/>
        <w:jc w:val="left"/>
        <w:rPr>
          <w:rFonts w:hint="default" w:ascii="Times New Roman" w:hAnsi="Times New Roman" w:eastAsia="黑体" w:cs="Times New Roman"/>
          <w:sz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bookmarkStart w:id="0" w:name="_Toc14622"/>
      <w:r>
        <w:rPr>
          <w:rFonts w:hint="default" w:ascii="Times New Roman" w:hAnsi="Times New Roman" w:eastAsia="黑体" w:cs="Times New Roman"/>
          <w:sz w:val="32"/>
          <w:szCs w:val="32"/>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编译器是将高级语言程序翻译成处理器可以识别的机器语言的系统软件，因此编译器是联系操作系统与处理器运行环境的重要支撑软件，若要在处理器设计、编译技术、操作系统之间完成垂直打通，编译器的设计是关键一步。</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大多数书籍和教材</w:t>
      </w:r>
      <w:del w:id="153" w:author="王宝彤" w:date="2020-06-21T21:26:01Z">
        <w:r>
          <w:rPr>
            <w:rFonts w:hint="default" w:ascii="Times New Roman" w:hAnsi="Times New Roman" w:cs="Times New Roman" w:eastAsiaTheme="minorEastAsia"/>
            <w:sz w:val="24"/>
          </w:rPr>
          <w:delText>大都</w:delText>
        </w:r>
      </w:del>
      <w:ins w:id="154" w:author="王宝彤" w:date="2020-06-21T21:26:01Z">
        <w:r>
          <w:rPr>
            <w:rFonts w:hint="eastAsia" w:ascii="Times New Roman" w:hAnsi="Times New Roman" w:cs="Times New Roman" w:eastAsiaTheme="minorEastAsia"/>
            <w:sz w:val="24"/>
            <w:lang w:eastAsia="zh-CN"/>
          </w:rPr>
          <w:t>主要</w:t>
        </w:r>
      </w:ins>
      <w:r>
        <w:rPr>
          <w:rFonts w:hint="default" w:ascii="Times New Roman" w:hAnsi="Times New Roman" w:cs="Times New Roman" w:eastAsiaTheme="minorEastAsia"/>
          <w:sz w:val="24"/>
        </w:rPr>
        <w:t>针对理论进行深入论述，</w:t>
      </w:r>
      <w:del w:id="155" w:author="王宝彤" w:date="2020-06-21T21:25:45Z">
        <w:r>
          <w:rPr>
            <w:rFonts w:hint="default" w:ascii="Times New Roman" w:hAnsi="Times New Roman" w:cs="Times New Roman" w:eastAsiaTheme="minorEastAsia"/>
            <w:b/>
            <w:bCs/>
            <w:sz w:val="24"/>
            <w:rPrChange w:id="156" w:author="王宝彤" w:date="2020-06-21T21:26:31Z">
              <w:rPr>
                <w:rFonts w:hint="default" w:ascii="Times New Roman" w:hAnsi="Times New Roman" w:cs="Times New Roman" w:eastAsiaTheme="minorEastAsia"/>
                <w:sz w:val="24"/>
              </w:rPr>
            </w:rPrChange>
          </w:rPr>
          <w:delText>大都</w:delText>
        </w:r>
      </w:del>
      <w:r>
        <w:rPr>
          <w:rFonts w:hint="default" w:ascii="Times New Roman" w:hAnsi="Times New Roman" w:cs="Times New Roman" w:eastAsiaTheme="minorEastAsia"/>
          <w:b/>
          <w:bCs/>
          <w:sz w:val="24"/>
          <w:rPrChange w:id="158" w:author="王宝彤" w:date="2020-06-21T21:26:31Z">
            <w:rPr>
              <w:rFonts w:hint="default" w:ascii="Times New Roman" w:hAnsi="Times New Roman" w:cs="Times New Roman" w:eastAsiaTheme="minorEastAsia"/>
              <w:sz w:val="24"/>
            </w:rPr>
          </w:rPrChange>
        </w:rPr>
        <w:t>难以用于针对具体实践的实际教学</w:t>
      </w:r>
      <w:ins w:id="159" w:author="王宝彤" w:date="2020-06-21T21:26:35Z">
        <w:r>
          <w:rPr>
            <w:rFonts w:hint="eastAsia" w:ascii="Times New Roman" w:hAnsi="Times New Roman" w:cs="Times New Roman" w:eastAsiaTheme="minorEastAsia"/>
            <w:b/>
            <w:bCs/>
            <w:sz w:val="24"/>
            <w:lang w:eastAsia="zh-CN"/>
          </w:rPr>
          <w:t>（</w:t>
        </w:r>
      </w:ins>
      <w:ins w:id="160" w:author="王宝彤" w:date="2020-06-21T21:26:36Z">
        <w:r>
          <w:rPr>
            <w:rFonts w:hint="eastAsia" w:ascii="Times New Roman" w:hAnsi="Times New Roman" w:cs="Times New Roman" w:eastAsiaTheme="minorEastAsia"/>
            <w:b/>
            <w:bCs/>
            <w:sz w:val="24"/>
            <w:lang w:eastAsia="zh-CN"/>
          </w:rPr>
          <w:t>太口语</w:t>
        </w:r>
      </w:ins>
      <w:ins w:id="161" w:author="王宝彤" w:date="2020-06-21T21:26:37Z">
        <w:r>
          <w:rPr>
            <w:rFonts w:hint="eastAsia" w:ascii="Times New Roman" w:hAnsi="Times New Roman" w:cs="Times New Roman" w:eastAsiaTheme="minorEastAsia"/>
            <w:b/>
            <w:bCs/>
            <w:sz w:val="24"/>
            <w:lang w:eastAsia="zh-CN"/>
          </w:rPr>
          <w:t>了</w:t>
        </w:r>
      </w:ins>
      <w:ins w:id="162" w:author="王宝彤" w:date="2020-06-21T21:26:41Z">
        <w:r>
          <w:rPr>
            <w:rFonts w:hint="eastAsia" w:ascii="Times New Roman" w:hAnsi="Times New Roman" w:cs="Times New Roman" w:eastAsiaTheme="minorEastAsia"/>
            <w:b/>
            <w:bCs/>
            <w:sz w:val="24"/>
            <w:lang w:eastAsia="zh-CN"/>
          </w:rPr>
          <w:t>，</w:t>
        </w:r>
      </w:ins>
      <w:ins w:id="163" w:author="王宝彤" w:date="2020-06-21T21:26:44Z">
        <w:r>
          <w:rPr>
            <w:rFonts w:hint="eastAsia" w:ascii="Times New Roman" w:hAnsi="Times New Roman" w:cs="Times New Roman" w:eastAsiaTheme="minorEastAsia"/>
            <w:b/>
            <w:bCs/>
            <w:sz w:val="24"/>
            <w:lang w:eastAsia="zh-CN"/>
          </w:rPr>
          <w:t>重于</w:t>
        </w:r>
      </w:ins>
      <w:ins w:id="164" w:author="王宝彤" w:date="2020-06-21T21:26:45Z">
        <w:r>
          <w:rPr>
            <w:rFonts w:hint="eastAsia" w:ascii="Times New Roman" w:hAnsi="Times New Roman" w:cs="Times New Roman" w:eastAsiaTheme="minorEastAsia"/>
            <w:b/>
            <w:bCs/>
            <w:sz w:val="24"/>
            <w:lang w:eastAsia="zh-CN"/>
          </w:rPr>
          <w:t>理论</w:t>
        </w:r>
      </w:ins>
      <w:ins w:id="165" w:author="王宝彤" w:date="2020-06-21T21:26:47Z">
        <w:r>
          <w:rPr>
            <w:rFonts w:hint="eastAsia" w:ascii="Times New Roman" w:hAnsi="Times New Roman" w:cs="Times New Roman" w:eastAsiaTheme="minorEastAsia"/>
            <w:b/>
            <w:bCs/>
            <w:sz w:val="24"/>
            <w:lang w:eastAsia="zh-CN"/>
          </w:rPr>
          <w:t>轻</w:t>
        </w:r>
      </w:ins>
      <w:ins w:id="166" w:author="王宝彤" w:date="2020-06-21T21:26:48Z">
        <w:r>
          <w:rPr>
            <w:rFonts w:hint="eastAsia" w:ascii="Times New Roman" w:hAnsi="Times New Roman" w:cs="Times New Roman" w:eastAsiaTheme="minorEastAsia"/>
            <w:b/>
            <w:bCs/>
            <w:sz w:val="24"/>
            <w:lang w:eastAsia="zh-CN"/>
          </w:rPr>
          <w:t>于</w:t>
        </w:r>
      </w:ins>
      <w:ins w:id="167" w:author="王宝彤" w:date="2020-06-21T21:26:50Z">
        <w:r>
          <w:rPr>
            <w:rFonts w:hint="eastAsia" w:ascii="Times New Roman" w:hAnsi="Times New Roman" w:cs="Times New Roman" w:eastAsiaTheme="minorEastAsia"/>
            <w:b/>
            <w:bCs/>
            <w:sz w:val="24"/>
            <w:lang w:eastAsia="zh-CN"/>
          </w:rPr>
          <w:t>实践</w:t>
        </w:r>
      </w:ins>
      <w:ins w:id="168" w:author="王宝彤" w:date="2020-06-21T21:26:35Z">
        <w:r>
          <w:rPr>
            <w:rFonts w:hint="eastAsia" w:ascii="Times New Roman" w:hAnsi="Times New Roman" w:cs="Times New Roman" w:eastAsiaTheme="minorEastAsia"/>
            <w:b/>
            <w:bCs/>
            <w:sz w:val="24"/>
            <w:lang w:eastAsia="zh-CN"/>
          </w:rPr>
          <w:t>）</w:t>
        </w:r>
      </w:ins>
      <w:r>
        <w:rPr>
          <w:rFonts w:hint="default" w:ascii="Times New Roman" w:hAnsi="Times New Roman" w:cs="Times New Roman" w:eastAsiaTheme="minorEastAsia"/>
          <w:sz w:val="24"/>
        </w:rPr>
        <w:t>。要么缺少针对于一个简单编译器的具体实现，要么功能过于庞大难以用于大学教学，</w:t>
      </w:r>
      <w:ins w:id="169" w:author="王宝彤" w:date="2020-06-21T21:28:48Z">
        <w:r>
          <w:rPr>
            <w:rFonts w:hint="eastAsia" w:ascii="Times New Roman" w:hAnsi="Times New Roman" w:cs="Times New Roman" w:eastAsiaTheme="minorEastAsia"/>
            <w:sz w:val="24"/>
            <w:lang w:eastAsia="zh-CN"/>
          </w:rPr>
          <w:t>中间代码</w:t>
        </w:r>
      </w:ins>
      <w:ins w:id="170" w:author="王宝彤" w:date="2020-06-21T21:28:50Z">
        <w:r>
          <w:rPr>
            <w:rFonts w:hint="eastAsia" w:ascii="Times New Roman" w:hAnsi="Times New Roman" w:cs="Times New Roman" w:eastAsiaTheme="minorEastAsia"/>
            <w:sz w:val="24"/>
            <w:lang w:eastAsia="zh-CN"/>
          </w:rPr>
          <w:t>已经</w:t>
        </w:r>
      </w:ins>
      <w:ins w:id="171" w:author="王宝彤" w:date="2020-06-21T21:28:51Z">
        <w:r>
          <w:rPr>
            <w:rFonts w:hint="eastAsia" w:ascii="Times New Roman" w:hAnsi="Times New Roman" w:cs="Times New Roman" w:eastAsiaTheme="minorEastAsia"/>
            <w:sz w:val="24"/>
            <w:lang w:eastAsia="zh-CN"/>
          </w:rPr>
          <w:t>生成</w:t>
        </w:r>
      </w:ins>
      <w:ins w:id="172" w:author="王宝彤" w:date="2020-06-21T21:28:52Z">
        <w:r>
          <w:rPr>
            <w:rFonts w:hint="eastAsia" w:ascii="Times New Roman" w:hAnsi="Times New Roman" w:cs="Times New Roman" w:eastAsiaTheme="minorEastAsia"/>
            <w:sz w:val="24"/>
            <w:lang w:eastAsia="zh-CN"/>
          </w:rPr>
          <w:t>了，</w:t>
        </w:r>
      </w:ins>
      <w:ins w:id="173" w:author="王宝彤" w:date="2020-06-21T21:28:56Z">
        <w:r>
          <w:rPr>
            <w:rFonts w:hint="eastAsia" w:ascii="Times New Roman" w:hAnsi="Times New Roman" w:cs="Times New Roman" w:eastAsiaTheme="minorEastAsia"/>
            <w:sz w:val="24"/>
            <w:lang w:eastAsia="zh-CN"/>
          </w:rPr>
          <w:t>但是</w:t>
        </w:r>
      </w:ins>
      <w:ins w:id="174" w:author="王宝彤" w:date="2020-06-21T21:28:57Z">
        <w:r>
          <w:rPr>
            <w:rFonts w:hint="eastAsia" w:ascii="Times New Roman" w:hAnsi="Times New Roman" w:cs="Times New Roman" w:eastAsiaTheme="minorEastAsia"/>
            <w:sz w:val="24"/>
            <w:lang w:eastAsia="zh-CN"/>
          </w:rPr>
          <w:t>缺少</w:t>
        </w:r>
      </w:ins>
      <w:ins w:id="175" w:author="王宝彤" w:date="2020-06-21T21:29:17Z">
        <w:r>
          <w:rPr>
            <w:rFonts w:hint="eastAsia" w:ascii="Times New Roman" w:hAnsi="Times New Roman" w:cs="Times New Roman" w:eastAsiaTheme="minorEastAsia"/>
            <w:sz w:val="24"/>
            <w:lang w:eastAsia="zh-CN"/>
          </w:rPr>
          <w:t>针对</w:t>
        </w:r>
      </w:ins>
      <w:ins w:id="176" w:author="王宝彤" w:date="2020-06-21T21:29:18Z">
        <w:r>
          <w:rPr>
            <w:rFonts w:hint="eastAsia" w:ascii="Times New Roman" w:hAnsi="Times New Roman" w:cs="Times New Roman" w:eastAsiaTheme="minorEastAsia"/>
            <w:sz w:val="24"/>
            <w:lang w:eastAsia="zh-CN"/>
          </w:rPr>
          <w:t>特定</w:t>
        </w:r>
      </w:ins>
      <w:ins w:id="177" w:author="王宝彤" w:date="2020-06-21T21:29:02Z">
        <w:r>
          <w:rPr>
            <w:rFonts w:hint="eastAsia" w:ascii="Times New Roman" w:hAnsi="Times New Roman" w:cs="Times New Roman" w:eastAsiaTheme="minorEastAsia"/>
            <w:sz w:val="24"/>
            <w:lang w:eastAsia="zh-CN"/>
          </w:rPr>
          <w:t>精简指令集</w:t>
        </w:r>
      </w:ins>
      <w:ins w:id="178" w:author="王宝彤" w:date="2020-06-21T21:29:03Z">
        <w:r>
          <w:rPr>
            <w:rFonts w:hint="eastAsia" w:ascii="Times New Roman" w:hAnsi="Times New Roman" w:cs="Times New Roman" w:eastAsiaTheme="minorEastAsia"/>
            <w:sz w:val="24"/>
            <w:lang w:eastAsia="zh-CN"/>
          </w:rPr>
          <w:t>的</w:t>
        </w:r>
      </w:ins>
      <w:ins w:id="179" w:author="王宝彤" w:date="2020-06-21T21:29:11Z">
        <w:r>
          <w:rPr>
            <w:rFonts w:hint="eastAsia" w:ascii="Times New Roman" w:hAnsi="Times New Roman" w:cs="Times New Roman" w:eastAsiaTheme="minorEastAsia"/>
            <w:sz w:val="24"/>
            <w:lang w:eastAsia="zh-CN"/>
          </w:rPr>
          <w:t>后端</w:t>
        </w:r>
      </w:ins>
      <w:ins w:id="180" w:author="王宝彤" w:date="2020-06-21T21:29:12Z">
        <w:r>
          <w:rPr>
            <w:rFonts w:hint="eastAsia" w:ascii="Times New Roman" w:hAnsi="Times New Roman" w:cs="Times New Roman" w:eastAsiaTheme="minorEastAsia"/>
            <w:sz w:val="24"/>
            <w:lang w:eastAsia="zh-CN"/>
          </w:rPr>
          <w:t>代码</w:t>
        </w:r>
      </w:ins>
      <w:ins w:id="181" w:author="王宝彤" w:date="2020-06-21T21:30:16Z">
        <w:r>
          <w:rPr>
            <w:rFonts w:hint="eastAsia" w:ascii="Times New Roman" w:hAnsi="Times New Roman" w:cs="Times New Roman" w:eastAsiaTheme="minorEastAsia"/>
            <w:sz w:val="24"/>
            <w:lang w:eastAsia="zh-CN"/>
          </w:rPr>
          <w:t>，</w:t>
        </w:r>
      </w:ins>
      <w:r>
        <w:rPr>
          <w:rFonts w:hint="default" w:ascii="Times New Roman" w:hAnsi="Times New Roman" w:cs="Times New Roman" w:eastAsiaTheme="minorEastAsia"/>
          <w:b/>
          <w:bCs/>
          <w:sz w:val="24"/>
          <w:rPrChange w:id="182" w:author="王宝彤" w:date="2020-06-21T21:27:49Z">
            <w:rPr>
              <w:rFonts w:hint="default" w:ascii="Times New Roman" w:hAnsi="Times New Roman" w:cs="Times New Roman" w:eastAsiaTheme="minorEastAsia"/>
              <w:sz w:val="24"/>
            </w:rPr>
          </w:rPrChange>
        </w:rPr>
        <w:t>要么缺乏针对特定精简指令集的兼容，要么功能过于冗杂难以阅读</w:t>
      </w:r>
      <w:r>
        <w:rPr>
          <w:rFonts w:hint="default" w:ascii="Times New Roman" w:hAnsi="Times New Roman" w:cs="Times New Roman" w:eastAsiaTheme="minorEastAsia"/>
          <w:sz w:val="24"/>
        </w:rPr>
        <w:t>。国内大多数高校</w:t>
      </w:r>
      <w:ins w:id="183" w:author="王宝彤" w:date="2020-06-21T21:32:58Z">
        <w:r>
          <w:rPr>
            <w:rFonts w:hint="eastAsia" w:ascii="Times New Roman" w:hAnsi="Times New Roman" w:cs="Times New Roman" w:eastAsiaTheme="minorEastAsia"/>
            <w:sz w:val="24"/>
            <w:lang w:eastAsia="zh-CN"/>
          </w:rPr>
          <w:t>侧重</w:t>
        </w:r>
      </w:ins>
      <w:ins w:id="184" w:author="王宝彤" w:date="2020-06-21T21:33:02Z">
        <w:r>
          <w:rPr>
            <w:rFonts w:hint="eastAsia" w:ascii="Times New Roman" w:hAnsi="Times New Roman" w:cs="Times New Roman" w:eastAsiaTheme="minorEastAsia"/>
            <w:sz w:val="24"/>
            <w:lang w:eastAsia="zh-CN"/>
          </w:rPr>
          <w:t>编译原理</w:t>
        </w:r>
      </w:ins>
      <w:ins w:id="185" w:author="王宝彤" w:date="2020-06-21T21:33:03Z">
        <w:r>
          <w:rPr>
            <w:rFonts w:hint="eastAsia" w:ascii="Times New Roman" w:hAnsi="Times New Roman" w:cs="Times New Roman" w:eastAsiaTheme="minorEastAsia"/>
            <w:sz w:val="24"/>
            <w:lang w:eastAsia="zh-CN"/>
          </w:rPr>
          <w:t>的</w:t>
        </w:r>
      </w:ins>
      <w:ins w:id="186" w:author="王宝彤" w:date="2020-06-21T21:33:13Z">
        <w:r>
          <w:rPr>
            <w:rFonts w:hint="eastAsia" w:ascii="Times New Roman" w:hAnsi="Times New Roman" w:cs="Times New Roman" w:eastAsiaTheme="minorEastAsia"/>
            <w:sz w:val="24"/>
            <w:lang w:eastAsia="zh-CN"/>
          </w:rPr>
          <w:t>教授，</w:t>
        </w:r>
      </w:ins>
      <w:ins w:id="187" w:author="王宝彤" w:date="2020-06-21T21:33:14Z">
        <w:r>
          <w:rPr>
            <w:rFonts w:hint="eastAsia" w:ascii="Times New Roman" w:hAnsi="Times New Roman" w:cs="Times New Roman" w:eastAsiaTheme="minorEastAsia"/>
            <w:sz w:val="24"/>
            <w:lang w:eastAsia="zh-CN"/>
          </w:rPr>
          <w:t>缺少</w:t>
        </w:r>
      </w:ins>
      <w:ins w:id="188" w:author="王宝彤" w:date="2020-06-21T21:33:41Z">
        <w:r>
          <w:rPr>
            <w:rFonts w:hint="eastAsia" w:ascii="Times New Roman" w:hAnsi="Times New Roman" w:cs="Times New Roman" w:eastAsiaTheme="minorEastAsia"/>
            <w:sz w:val="24"/>
            <w:lang w:eastAsia="zh-CN"/>
          </w:rPr>
          <w:t>完整的</w:t>
        </w:r>
      </w:ins>
      <w:ins w:id="189" w:author="王宝彤" w:date="2020-06-21T21:33:42Z">
        <w:r>
          <w:rPr>
            <w:rFonts w:hint="eastAsia" w:ascii="Times New Roman" w:hAnsi="Times New Roman" w:cs="Times New Roman" w:eastAsiaTheme="minorEastAsia"/>
            <w:sz w:val="24"/>
            <w:lang w:eastAsia="zh-CN"/>
          </w:rPr>
          <w:t>编译器</w:t>
        </w:r>
      </w:ins>
      <w:ins w:id="190" w:author="王宝彤" w:date="2020-06-21T21:33:46Z">
        <w:r>
          <w:rPr>
            <w:rFonts w:hint="eastAsia" w:ascii="Times New Roman" w:hAnsi="Times New Roman" w:cs="Times New Roman" w:eastAsiaTheme="minorEastAsia"/>
            <w:sz w:val="24"/>
            <w:lang w:eastAsia="zh-CN"/>
          </w:rPr>
          <w:t>实践</w:t>
        </w:r>
      </w:ins>
      <w:ins w:id="191" w:author="王宝彤" w:date="2020-06-21T21:33:47Z">
        <w:r>
          <w:rPr>
            <w:rFonts w:hint="eastAsia" w:ascii="Times New Roman" w:hAnsi="Times New Roman" w:cs="Times New Roman" w:eastAsiaTheme="minorEastAsia"/>
            <w:sz w:val="24"/>
            <w:lang w:eastAsia="zh-CN"/>
          </w:rPr>
          <w:t>教学</w:t>
        </w:r>
      </w:ins>
      <w:ins w:id="192" w:author="王宝彤" w:date="2020-06-21T21:32:08Z">
        <w:r>
          <w:rPr>
            <w:rFonts w:hint="eastAsia" w:ascii="Times New Roman" w:hAnsi="Times New Roman" w:cs="Times New Roman" w:eastAsiaTheme="minorEastAsia"/>
            <w:sz w:val="24"/>
            <w:lang w:eastAsia="zh-CN"/>
          </w:rPr>
          <w:t>，</w:t>
        </w:r>
      </w:ins>
      <w:r>
        <w:rPr>
          <w:rFonts w:hint="default" w:ascii="Times New Roman" w:hAnsi="Times New Roman" w:cs="Times New Roman" w:eastAsiaTheme="minorEastAsia"/>
          <w:sz w:val="24"/>
        </w:rPr>
        <w:t>没有开设编译器具体实现的教学，少数高校虽然有简单编译器的开发教学，但是其选用的算法过于简单，难以适应复杂语法的编译需求，只有极少数高校</w:t>
      </w:r>
      <w:del w:id="193" w:author="王宝彤" w:date="2020-06-21T21:34:50Z">
        <w:r>
          <w:rPr>
            <w:rFonts w:hint="default" w:ascii="Times New Roman" w:hAnsi="Times New Roman" w:cs="Times New Roman" w:eastAsiaTheme="minorEastAsia"/>
            <w:sz w:val="24"/>
          </w:rPr>
          <w:delText>可能</w:delText>
        </w:r>
      </w:del>
      <w:r>
        <w:rPr>
          <w:rFonts w:hint="default" w:ascii="Times New Roman" w:hAnsi="Times New Roman" w:cs="Times New Roman" w:eastAsiaTheme="minorEastAsia"/>
          <w:sz w:val="24"/>
        </w:rPr>
        <w:t>能够提供比较完善的编译器教学。国外有商业化开源代码的LLVM等，但是代码庞大，功能冗杂，难以用于教学。</w:t>
      </w:r>
      <w:del w:id="194" w:author="王宝彤" w:date="2020-06-21T21:35:20Z">
        <w:r>
          <w:rPr>
            <w:rFonts w:hint="default" w:ascii="Times New Roman" w:hAnsi="Times New Roman" w:cs="Times New Roman" w:eastAsiaTheme="minorEastAsia"/>
            <w:sz w:val="24"/>
            <w:lang w:val="en-US"/>
          </w:rPr>
          <w:delText>g</w:delText>
        </w:r>
      </w:del>
      <w:ins w:id="195" w:author="王宝彤" w:date="2020-06-21T21:35:20Z">
        <w:r>
          <w:rPr>
            <w:rFonts w:hint="eastAsia" w:ascii="Times New Roman" w:hAnsi="Times New Roman" w:cs="Times New Roman" w:eastAsiaTheme="minorEastAsia"/>
            <w:sz w:val="24"/>
            <w:lang w:val="en-US" w:eastAsia="zh-CN"/>
          </w:rPr>
          <w:t>G</w:t>
        </w:r>
      </w:ins>
      <w:r>
        <w:rPr>
          <w:rFonts w:hint="default" w:ascii="Times New Roman" w:hAnsi="Times New Roman" w:cs="Times New Roman" w:eastAsiaTheme="minorEastAsia"/>
          <w:sz w:val="24"/>
        </w:rPr>
        <w:t>it</w:t>
      </w:r>
      <w:del w:id="196" w:author="王宝彤" w:date="2020-06-21T21:35:18Z">
        <w:r>
          <w:rPr>
            <w:rFonts w:hint="default" w:ascii="Times New Roman" w:hAnsi="Times New Roman" w:cs="Times New Roman" w:eastAsiaTheme="minorEastAsia"/>
            <w:sz w:val="24"/>
            <w:lang w:val="en-US"/>
          </w:rPr>
          <w:delText>h</w:delText>
        </w:r>
      </w:del>
      <w:ins w:id="197" w:author="王宝彤" w:date="2020-06-21T21:35:18Z">
        <w:r>
          <w:rPr>
            <w:rFonts w:hint="eastAsia" w:ascii="Times New Roman" w:hAnsi="Times New Roman" w:cs="Times New Roman" w:eastAsiaTheme="minorEastAsia"/>
            <w:sz w:val="24"/>
            <w:lang w:val="en-US" w:eastAsia="zh-CN"/>
          </w:rPr>
          <w:t>H</w:t>
        </w:r>
      </w:ins>
      <w:r>
        <w:rPr>
          <w:rFonts w:hint="default" w:ascii="Times New Roman" w:hAnsi="Times New Roman" w:cs="Times New Roman" w:eastAsiaTheme="minorEastAsia"/>
          <w:sz w:val="24"/>
        </w:rPr>
        <w:t>ub上有许多开源编译器项目（国内的和国外的），但是质量良莠不齐，普遍没有详细的文档，不能适应针对特定平台的编译要求，难以用于教学。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ins w:id="198" w:author="王宝彤" w:date="2020-06-21T21:42:31Z"/>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eastAsia="zh-CN"/>
        </w:rPr>
        <w:t>本文将从文法设计开始，到二进制代码的模拟运行结束，完整地介绍如何从头开始设计实现一个简化版的</w:t>
      </w:r>
      <w:del w:id="199" w:author="王宝彤" w:date="2020-06-21T22:41:36Z">
        <w:r>
          <w:rPr>
            <w:rFonts w:hint="default" w:ascii="Times New Roman" w:hAnsi="Times New Roman" w:cs="Times New Roman" w:eastAsiaTheme="minorEastAsia"/>
            <w:sz w:val="24"/>
            <w:lang w:val="en-US" w:eastAsia="zh-CN"/>
          </w:rPr>
          <w:delText>c语言</w:delText>
        </w:r>
      </w:del>
      <w:ins w:id="200" w:author="王宝彤" w:date="2020-06-21T22:41:36Z">
        <w:r>
          <w:rPr>
            <w:rFonts w:hint="eastAsia" w:ascii="Times New Roman" w:hAnsi="Times New Roman" w:cs="Times New Roman" w:eastAsiaTheme="minorEastAsia"/>
            <w:sz w:val="24"/>
            <w:lang w:val="en-US" w:eastAsia="zh-CN"/>
          </w:rPr>
          <w:t>C语言</w:t>
        </w:r>
      </w:ins>
      <w:r>
        <w:rPr>
          <w:rFonts w:hint="default" w:ascii="Times New Roman" w:hAnsi="Times New Roman" w:cs="Times New Roman" w:eastAsiaTheme="minorEastAsia"/>
          <w:sz w:val="24"/>
          <w:lang w:val="en-US" w:eastAsia="zh-CN"/>
        </w:rPr>
        <w:t>编译器。</w:t>
      </w:r>
      <w:ins w:id="201" w:author="王宝彤" w:date="2020-06-21T21:42:07Z">
        <w:r>
          <w:rPr>
            <w:rFonts w:hint="eastAsia" w:ascii="Times New Roman" w:hAnsi="Times New Roman" w:cs="Times New Roman" w:eastAsiaTheme="minorEastAsia"/>
            <w:sz w:val="24"/>
            <w:lang w:val="en-US" w:eastAsia="zh-CN"/>
          </w:rPr>
          <w:t>仿真器</w:t>
        </w:r>
      </w:ins>
      <w:ins w:id="202" w:author="王宝彤" w:date="2020-06-21T21:42:08Z">
        <w:r>
          <w:rPr>
            <w:rFonts w:hint="eastAsia" w:ascii="Times New Roman" w:hAnsi="Times New Roman" w:cs="Times New Roman" w:eastAsiaTheme="minorEastAsia"/>
            <w:sz w:val="24"/>
            <w:lang w:val="en-US" w:eastAsia="zh-CN"/>
          </w:rPr>
          <w:t>进行验证</w:t>
        </w:r>
      </w:ins>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0"/>
        <w:textAlignment w:val="auto"/>
        <w:rPr>
          <w:rFonts w:hint="default" w:ascii="Times New Roman" w:hAnsi="Times New Roman" w:cs="Times New Roman" w:eastAsiaTheme="minorEastAsia"/>
          <w:sz w:val="24"/>
          <w:lang w:val="en-US" w:eastAsia="zh-CN"/>
        </w:rPr>
        <w:pPrChange w:id="203" w:author="王宝彤" w:date="2020-06-21T21:42:36Z">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pPr>
        </w:pPrChange>
      </w:pPr>
      <w:ins w:id="204" w:author="王宝彤" w:date="2020-06-21T21:42:36Z">
        <w:r>
          <w:rPr>
            <w:rFonts w:hint="eastAsia" w:ascii="Times New Roman" w:hAnsi="Times New Roman" w:cs="Times New Roman" w:eastAsiaTheme="minorEastAsia"/>
            <w:sz w:val="24"/>
            <w:lang w:val="en-US" w:eastAsia="zh-CN"/>
          </w:rPr>
          <w:t>对</w:t>
        </w:r>
      </w:ins>
      <w:ins w:id="205" w:author="王宝彤" w:date="2020-06-21T21:42:38Z">
        <w:r>
          <w:rPr>
            <w:rFonts w:hint="eastAsia" w:ascii="Times New Roman" w:hAnsi="Times New Roman" w:cs="Times New Roman" w:eastAsiaTheme="minorEastAsia"/>
            <w:sz w:val="24"/>
            <w:lang w:val="en-US" w:eastAsia="zh-CN"/>
          </w:rPr>
          <w:t>编译原理</w:t>
        </w:r>
      </w:ins>
      <w:ins w:id="206" w:author="王宝彤" w:date="2020-06-21T21:42:45Z">
        <w:r>
          <w:rPr>
            <w:rFonts w:hint="eastAsia" w:ascii="Times New Roman" w:hAnsi="Times New Roman" w:cs="Times New Roman" w:eastAsiaTheme="minorEastAsia"/>
            <w:sz w:val="24"/>
            <w:lang w:val="en-US" w:eastAsia="zh-CN"/>
          </w:rPr>
          <w:t>有益的</w:t>
        </w:r>
      </w:ins>
      <w:ins w:id="207" w:author="王宝彤" w:date="2020-06-21T21:42:47Z">
        <w:r>
          <w:rPr>
            <w:rFonts w:hint="eastAsia" w:ascii="Times New Roman" w:hAnsi="Times New Roman" w:cs="Times New Roman" w:eastAsiaTheme="minorEastAsia"/>
            <w:sz w:val="24"/>
            <w:lang w:val="en-US" w:eastAsia="zh-CN"/>
          </w:rPr>
          <w:t>补充</w:t>
        </w:r>
      </w:ins>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ins w:id="208" w:author="王宝彤" w:date="2020-06-21T21:45:18Z"/>
          <w:rFonts w:hint="eastAsia" w:ascii="Times New Roman" w:hAnsi="Times New Roman" w:cs="Times New Roman"/>
          <w:sz w:val="24"/>
          <w:lang w:val="en-US" w:eastAsia="zh-CN"/>
        </w:rPr>
      </w:pPr>
      <w:r>
        <w:rPr>
          <w:rFonts w:hint="default" w:ascii="Times New Roman" w:hAnsi="Times New Roman" w:eastAsia="黑体" w:cs="Times New Roman"/>
          <w:sz w:val="24"/>
        </w:rPr>
        <w:t>关键词</w:t>
      </w:r>
      <w:ins w:id="209" w:author="王宝彤" w:date="2020-06-21T21:43:14Z">
        <w:r>
          <w:rPr>
            <w:rFonts w:hint="eastAsia" w:ascii="Times New Roman" w:hAnsi="Times New Roman" w:cs="Times New Roman"/>
            <w:sz w:val="24"/>
            <w:lang w:eastAsia="zh-CN"/>
          </w:rPr>
          <w:t>关键字四个就够了</w:t>
        </w:r>
      </w:ins>
      <w:r>
        <w:rPr>
          <w:rFonts w:hint="default" w:ascii="Times New Roman" w:hAnsi="Times New Roman" w:eastAsia="黑体" w:cs="Times New Roman"/>
          <w:sz w:val="24"/>
        </w:rPr>
        <w:t>：</w:t>
      </w:r>
      <w:r>
        <w:rPr>
          <w:rFonts w:hint="default" w:ascii="Times New Roman" w:hAnsi="Times New Roman" w:cs="Times New Roman"/>
          <w:sz w:val="24"/>
          <w:lang w:val="en-US" w:eastAsia="zh-CN"/>
        </w:rPr>
        <w:t>编译器；SLR(1)</w:t>
      </w:r>
      <w:ins w:id="210" w:author="王宝彤" w:date="2020-06-21T21:41:53Z">
        <w:r>
          <w:rPr>
            <w:rFonts w:hint="eastAsia" w:ascii="Times New Roman" w:hAnsi="Times New Roman" w:cs="Times New Roman"/>
            <w:sz w:val="24"/>
            <w:lang w:val="en-US" w:eastAsia="zh-CN"/>
          </w:rPr>
          <w:t>关键字用过</w:t>
        </w:r>
      </w:ins>
      <w:ins w:id="211" w:author="王宝彤" w:date="2020-06-21T21:41:55Z">
        <w:r>
          <w:rPr>
            <w:rFonts w:hint="eastAsia" w:ascii="Times New Roman" w:hAnsi="Times New Roman" w:cs="Times New Roman"/>
            <w:sz w:val="24"/>
            <w:lang w:val="en-US" w:eastAsia="zh-CN"/>
          </w:rPr>
          <w:t>要在</w:t>
        </w:r>
      </w:ins>
      <w:ins w:id="212" w:author="王宝彤" w:date="2020-06-21T21:41:56Z">
        <w:r>
          <w:rPr>
            <w:rFonts w:hint="eastAsia" w:ascii="Times New Roman" w:hAnsi="Times New Roman" w:cs="Times New Roman"/>
            <w:sz w:val="24"/>
            <w:lang w:val="en-US" w:eastAsia="zh-CN"/>
          </w:rPr>
          <w:t>摘要里</w:t>
        </w:r>
      </w:ins>
      <w:ins w:id="213" w:author="王宝彤" w:date="2020-06-21T21:41:57Z">
        <w:r>
          <w:rPr>
            <w:rFonts w:hint="eastAsia" w:ascii="Times New Roman" w:hAnsi="Times New Roman" w:cs="Times New Roman"/>
            <w:sz w:val="24"/>
            <w:lang w:val="en-US" w:eastAsia="zh-CN"/>
          </w:rPr>
          <w:t>体现</w:t>
        </w:r>
      </w:ins>
      <w:r>
        <w:rPr>
          <w:rFonts w:hint="default" w:ascii="Times New Roman" w:hAnsi="Times New Roman" w:cs="Times New Roman"/>
          <w:sz w:val="24"/>
          <w:lang w:val="en-US" w:eastAsia="zh-CN"/>
        </w:rPr>
        <w:t>；</w:t>
      </w:r>
      <w:del w:id="214" w:author="王宝彤" w:date="2020-06-21T22:41:36Z">
        <w:r>
          <w:rPr>
            <w:rFonts w:hint="default" w:ascii="Times New Roman" w:hAnsi="Times New Roman" w:cs="Times New Roman"/>
            <w:sz w:val="24"/>
            <w:lang w:val="en-US" w:eastAsia="zh-CN"/>
          </w:rPr>
          <w:delText>c语言</w:delText>
        </w:r>
      </w:del>
      <w:ins w:id="215" w:author="王宝彤" w:date="2020-06-21T22:41:36Z">
        <w:r>
          <w:rPr>
            <w:rFonts w:hint="eastAsia" w:ascii="Times New Roman" w:hAnsi="Times New Roman" w:cs="Times New Roman"/>
            <w:sz w:val="24"/>
            <w:lang w:val="en-US" w:eastAsia="zh-CN"/>
          </w:rPr>
          <w:t>C语言</w:t>
        </w:r>
      </w:ins>
      <w:r>
        <w:rPr>
          <w:rFonts w:hint="default" w:ascii="Times New Roman" w:hAnsi="Times New Roman" w:cs="Times New Roman"/>
          <w:sz w:val="24"/>
          <w:lang w:val="en-US" w:eastAsia="zh-CN"/>
        </w:rPr>
        <w:t>；</w:t>
      </w:r>
      <w:del w:id="216" w:author="王宝彤" w:date="2020-06-21T21:42:50Z">
        <w:r>
          <w:rPr>
            <w:rFonts w:hint="default" w:ascii="Times New Roman" w:hAnsi="Times New Roman" w:cs="Times New Roman"/>
            <w:sz w:val="24"/>
            <w:lang w:val="en-US" w:eastAsia="zh-CN"/>
          </w:rPr>
          <w:delText>c语言文法；</w:delText>
        </w:r>
      </w:del>
      <w:r>
        <w:rPr>
          <w:rFonts w:hint="default" w:ascii="Times New Roman" w:hAnsi="Times New Roman" w:cs="Times New Roman"/>
          <w:sz w:val="24"/>
          <w:lang w:val="en-US" w:eastAsia="zh-CN"/>
        </w:rPr>
        <w:t>语法分析；中间代码生成；</w:t>
      </w:r>
      <w:ins w:id="217" w:author="王宝彤" w:date="2020-06-21T21:42:03Z">
        <w:r>
          <w:rPr>
            <w:rFonts w:hint="eastAsia" w:ascii="Times New Roman" w:hAnsi="Times New Roman" w:cs="Times New Roman"/>
            <w:sz w:val="24"/>
            <w:lang w:val="en-US" w:eastAsia="zh-CN"/>
          </w:rPr>
          <w:t>仿真器</w:t>
        </w:r>
      </w:ins>
      <w:ins w:id="218" w:author="王宝彤" w:date="2020-06-21T21:44:45Z">
        <w:r>
          <w:rPr>
            <w:rFonts w:hint="eastAsia" w:ascii="Times New Roman" w:hAnsi="Times New Roman" w:cs="Times New Roman"/>
            <w:sz w:val="24"/>
            <w:lang w:val="en-US" w:eastAsia="zh-CN"/>
          </w:rPr>
          <w:t>；</w:t>
        </w:r>
      </w:ins>
      <w:ins w:id="219" w:author="王宝彤" w:date="2020-06-21T21:45:10Z">
        <w:r>
          <w:rPr>
            <w:rFonts w:hint="eastAsia" w:ascii="Times New Roman" w:hAnsi="Times New Roman" w:cs="Times New Roman"/>
            <w:sz w:val="24"/>
            <w:lang w:val="en-US" w:eastAsia="zh-CN"/>
          </w:rPr>
          <w:t>目标</w:t>
        </w:r>
      </w:ins>
      <w:ins w:id="220" w:author="王宝彤" w:date="2020-06-21T21:45:11Z">
        <w:r>
          <w:rPr>
            <w:rFonts w:hint="eastAsia" w:ascii="Times New Roman" w:hAnsi="Times New Roman" w:cs="Times New Roman"/>
            <w:sz w:val="24"/>
            <w:lang w:val="en-US" w:eastAsia="zh-CN"/>
          </w:rPr>
          <w:t>代码生成</w:t>
        </w:r>
      </w:ins>
      <w:ins w:id="221" w:author="王宝彤" w:date="2020-06-21T21:45:14Z">
        <w:r>
          <w:rPr>
            <w:rFonts w:hint="eastAsia" w:ascii="Times New Roman" w:hAnsi="Times New Roman" w:cs="Times New Roman"/>
            <w:sz w:val="24"/>
            <w:lang w:val="en-US" w:eastAsia="zh-CN"/>
          </w:rPr>
          <w:t>；</w:t>
        </w:r>
      </w:ins>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ins w:id="222" w:author="王宝彤" w:date="2020-06-21T21:45:19Z"/>
          <w:rFonts w:hint="eastAsia" w:ascii="Times New Roman" w:hAnsi="Times New Roman"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lang w:val="en-US" w:eastAsia="zh-CN"/>
        </w:rPr>
      </w:pPr>
      <w:ins w:id="223" w:author="王宝彤" w:date="2020-06-21T21:45:51Z">
        <w:r>
          <w:rPr>
            <w:rFonts w:hint="default" w:ascii="Times New Roman" w:hAnsi="Times New Roman" w:eastAsia="黑体" w:cs="Times New Roman"/>
            <w:sz w:val="24"/>
          </w:rPr>
          <w:t>关键词</w:t>
        </w:r>
      </w:ins>
      <w:ins w:id="224" w:author="王宝彤" w:date="2020-06-21T21:45:52Z">
        <w:r>
          <w:rPr>
            <w:rFonts w:hint="eastAsia" w:ascii="Times New Roman" w:hAnsi="Times New Roman" w:eastAsia="黑体" w:cs="Times New Roman"/>
            <w:sz w:val="24"/>
            <w:lang w:eastAsia="zh-CN"/>
          </w:rPr>
          <w:t>：</w:t>
        </w:r>
      </w:ins>
      <w:ins w:id="225" w:author="王宝彤" w:date="2020-06-21T21:45:28Z">
        <w:r>
          <w:rPr>
            <w:rFonts w:hint="eastAsia" w:ascii="Times New Roman" w:hAnsi="Times New Roman" w:cs="Times New Roman"/>
            <w:sz w:val="24"/>
            <w:lang w:val="en-US" w:eastAsia="zh-CN"/>
          </w:rPr>
          <w:t>编译器</w:t>
        </w:r>
      </w:ins>
      <w:ins w:id="226" w:author="王宝彤" w:date="2020-06-21T21:45:54Z">
        <w:r>
          <w:rPr>
            <w:rFonts w:hint="eastAsia" w:ascii="Times New Roman" w:hAnsi="Times New Roman" w:cs="Times New Roman"/>
            <w:sz w:val="24"/>
            <w:lang w:val="en-US" w:eastAsia="zh-CN"/>
          </w:rPr>
          <w:t>；</w:t>
        </w:r>
      </w:ins>
      <w:ins w:id="227" w:author="王宝彤" w:date="2020-06-21T21:45:37Z">
        <w:r>
          <w:rPr>
            <w:rFonts w:hint="eastAsia" w:ascii="Times New Roman" w:hAnsi="Times New Roman" w:cs="Times New Roman"/>
            <w:sz w:val="24"/>
            <w:lang w:val="en-US" w:eastAsia="zh-CN"/>
          </w:rPr>
          <w:t>SLR（</w:t>
        </w:r>
      </w:ins>
      <w:ins w:id="228" w:author="王宝彤" w:date="2020-06-21T21:45:38Z">
        <w:r>
          <w:rPr>
            <w:rFonts w:hint="eastAsia" w:ascii="Times New Roman" w:hAnsi="Times New Roman" w:cs="Times New Roman"/>
            <w:sz w:val="24"/>
            <w:lang w:val="en-US" w:eastAsia="zh-CN"/>
          </w:rPr>
          <w:t>1</w:t>
        </w:r>
      </w:ins>
      <w:ins w:id="229" w:author="王宝彤" w:date="2020-06-21T21:45:37Z">
        <w:r>
          <w:rPr>
            <w:rFonts w:hint="eastAsia" w:ascii="Times New Roman" w:hAnsi="Times New Roman" w:cs="Times New Roman"/>
            <w:sz w:val="24"/>
            <w:lang w:val="en-US" w:eastAsia="zh-CN"/>
          </w:rPr>
          <w:t>）</w:t>
        </w:r>
      </w:ins>
      <w:ins w:id="230" w:author="王宝彤" w:date="2020-06-21T21:45:55Z">
        <w:r>
          <w:rPr>
            <w:rFonts w:hint="eastAsia" w:ascii="Times New Roman" w:hAnsi="Times New Roman" w:cs="Times New Roman"/>
            <w:sz w:val="24"/>
            <w:lang w:val="en-US" w:eastAsia="zh-CN"/>
          </w:rPr>
          <w:t>；</w:t>
        </w:r>
      </w:ins>
      <w:ins w:id="231" w:author="王宝彤" w:date="2020-06-21T21:45:41Z">
        <w:r>
          <w:rPr>
            <w:rFonts w:hint="eastAsia" w:ascii="Times New Roman" w:hAnsi="Times New Roman" w:cs="Times New Roman"/>
            <w:sz w:val="24"/>
            <w:lang w:val="en-US" w:eastAsia="zh-CN"/>
          </w:rPr>
          <w:t>语法分析</w:t>
        </w:r>
      </w:ins>
      <w:ins w:id="232" w:author="王宝彤" w:date="2020-06-21T21:45:56Z">
        <w:r>
          <w:rPr>
            <w:rFonts w:hint="eastAsia" w:ascii="Times New Roman" w:hAnsi="Times New Roman" w:cs="Times New Roman"/>
            <w:sz w:val="24"/>
            <w:lang w:val="en-US" w:eastAsia="zh-CN"/>
          </w:rPr>
          <w:t>；</w:t>
        </w:r>
      </w:ins>
      <w:ins w:id="233" w:author="王宝彤" w:date="2020-06-21T21:45:43Z">
        <w:r>
          <w:rPr>
            <w:rFonts w:hint="eastAsia" w:ascii="Times New Roman" w:hAnsi="Times New Roman" w:cs="Times New Roman"/>
            <w:sz w:val="24"/>
            <w:lang w:val="en-US" w:eastAsia="zh-CN"/>
          </w:rPr>
          <w:t>中间</w:t>
        </w:r>
      </w:ins>
      <w:ins w:id="234" w:author="王宝彤" w:date="2020-06-21T21:45:44Z">
        <w:r>
          <w:rPr>
            <w:rFonts w:hint="eastAsia" w:ascii="Times New Roman" w:hAnsi="Times New Roman" w:cs="Times New Roman"/>
            <w:sz w:val="24"/>
            <w:lang w:val="en-US" w:eastAsia="zh-CN"/>
          </w:rPr>
          <w:t>代码</w:t>
        </w:r>
      </w:ins>
      <w:ins w:id="235" w:author="王宝彤" w:date="2020-06-21T21:45:47Z">
        <w:r>
          <w:rPr>
            <w:rFonts w:hint="eastAsia" w:ascii="Times New Roman" w:hAnsi="Times New Roman" w:cs="Times New Roman"/>
            <w:sz w:val="24"/>
            <w:lang w:val="en-US" w:eastAsia="zh-CN"/>
          </w:rPr>
          <w:t>生成</w:t>
        </w:r>
      </w:ins>
      <w:ins w:id="236" w:author="王宝彤" w:date="2020-06-21T21:45:57Z">
        <w:r>
          <w:rPr>
            <w:rFonts w:hint="eastAsia" w:ascii="Times New Roman" w:hAnsi="Times New Roman" w:cs="Times New Roman"/>
            <w:sz w:val="24"/>
            <w:lang w:val="en-US" w:eastAsia="zh-CN"/>
          </w:rPr>
          <w:t>；</w:t>
        </w:r>
      </w:ins>
      <w:ins w:id="237" w:author="王宝彤" w:date="2020-06-21T21:45:48Z">
        <w:r>
          <w:rPr>
            <w:rFonts w:hint="eastAsia" w:ascii="Times New Roman" w:hAnsi="Times New Roman" w:cs="Times New Roman"/>
            <w:sz w:val="24"/>
            <w:lang w:val="en-US" w:eastAsia="zh-CN"/>
          </w:rPr>
          <w:t>目标</w:t>
        </w:r>
      </w:ins>
      <w:ins w:id="238" w:author="王宝彤" w:date="2020-06-21T21:45:49Z">
        <w:r>
          <w:rPr>
            <w:rFonts w:hint="eastAsia" w:ascii="Times New Roman" w:hAnsi="Times New Roman" w:cs="Times New Roman"/>
            <w:sz w:val="24"/>
            <w:lang w:val="en-US" w:eastAsia="zh-CN"/>
          </w:rPr>
          <w:t>代码</w:t>
        </w:r>
      </w:ins>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del w:id="239" w:author="王宝彤" w:date="2020-06-21T21:43:13Z"/>
          <w:rFonts w:hint="eastAsia" w:ascii="Times New Roman" w:hAnsi="Times New Roman" w:eastAsia="宋体" w:cs="Times New Roman"/>
          <w:sz w:val="24"/>
          <w:lang w:eastAsia="zh-CN"/>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eastAsia" w:ascii="Times New Roman" w:hAnsi="Times New Roman" w:eastAsia="宋体" w:cs="Times New Roman"/>
          <w:sz w:val="24"/>
          <w:lang w:eastAsia="zh-CN"/>
        </w:rPr>
      </w:pPr>
      <w:ins w:id="240" w:author="王宝彤" w:date="2020-06-21T21:36:07Z">
        <w:r>
          <w:rPr>
            <w:rFonts w:hint="eastAsia" w:ascii="Times New Roman" w:hAnsi="Times New Roman" w:cs="Times New Roman"/>
            <w:sz w:val="24"/>
            <w:lang w:eastAsia="zh-CN"/>
          </w:rPr>
          <w:t>最重要的是</w:t>
        </w:r>
      </w:ins>
      <w:ins w:id="241" w:author="王宝彤" w:date="2020-06-21T21:36:08Z">
        <w:r>
          <w:rPr>
            <w:rFonts w:hint="eastAsia" w:ascii="Times New Roman" w:hAnsi="Times New Roman" w:cs="Times New Roman"/>
            <w:sz w:val="24"/>
            <w:lang w:eastAsia="zh-CN"/>
          </w:rPr>
          <w:t>突出</w:t>
        </w:r>
      </w:ins>
      <w:ins w:id="242" w:author="王宝彤" w:date="2020-06-21T21:36:09Z">
        <w:r>
          <w:rPr>
            <w:rFonts w:hint="eastAsia" w:ascii="Times New Roman" w:hAnsi="Times New Roman" w:cs="Times New Roman"/>
            <w:sz w:val="24"/>
            <w:lang w:eastAsia="zh-CN"/>
          </w:rPr>
          <w:t>自己的</w:t>
        </w:r>
      </w:ins>
      <w:ins w:id="243" w:author="王宝彤" w:date="2020-06-21T21:36:10Z">
        <w:r>
          <w:rPr>
            <w:rFonts w:hint="eastAsia" w:ascii="Times New Roman" w:hAnsi="Times New Roman" w:cs="Times New Roman"/>
            <w:sz w:val="24"/>
            <w:lang w:eastAsia="zh-CN"/>
          </w:rPr>
          <w:t>工作</w:t>
        </w:r>
      </w:ins>
      <w:ins w:id="244" w:author="王宝彤" w:date="2020-06-21T21:36:11Z">
        <w:r>
          <w:rPr>
            <w:rFonts w:hint="eastAsia" w:ascii="Times New Roman" w:hAnsi="Times New Roman" w:cs="Times New Roman"/>
            <w:sz w:val="24"/>
            <w:lang w:eastAsia="zh-CN"/>
          </w:rPr>
          <w:t>，</w:t>
        </w:r>
      </w:ins>
      <w:ins w:id="245" w:author="王宝彤" w:date="2020-06-21T21:37:02Z">
        <w:r>
          <w:rPr>
            <w:rFonts w:hint="eastAsia" w:ascii="Times New Roman" w:hAnsi="Times New Roman" w:cs="Times New Roman"/>
            <w:sz w:val="24"/>
            <w:lang w:eastAsia="zh-CN"/>
          </w:rPr>
          <w:t>前两段</w:t>
        </w:r>
      </w:ins>
      <w:ins w:id="246" w:author="王宝彤" w:date="2020-06-21T21:37:03Z">
        <w:r>
          <w:rPr>
            <w:rFonts w:hint="eastAsia" w:ascii="Times New Roman" w:hAnsi="Times New Roman" w:cs="Times New Roman"/>
            <w:sz w:val="24"/>
            <w:lang w:eastAsia="zh-CN"/>
          </w:rPr>
          <w:t>减少</w:t>
        </w:r>
      </w:ins>
      <w:ins w:id="247" w:author="王宝彤" w:date="2020-06-21T21:37:05Z">
        <w:r>
          <w:rPr>
            <w:rFonts w:hint="eastAsia" w:ascii="Times New Roman" w:hAnsi="Times New Roman" w:cs="Times New Roman"/>
            <w:sz w:val="24"/>
            <w:lang w:eastAsia="zh-CN"/>
          </w:rPr>
          <w:t>一半</w:t>
        </w:r>
      </w:ins>
      <w:ins w:id="248" w:author="王宝彤" w:date="2020-06-21T21:37:18Z">
        <w:r>
          <w:rPr>
            <w:rFonts w:hint="eastAsia" w:ascii="Times New Roman" w:hAnsi="Times New Roman" w:cs="Times New Roman"/>
            <w:sz w:val="24"/>
            <w:lang w:eastAsia="zh-CN"/>
          </w:rPr>
          <w:t>（</w:t>
        </w:r>
      </w:ins>
      <w:ins w:id="249" w:author="王宝彤" w:date="2020-06-21T21:37:20Z">
        <w:r>
          <w:rPr>
            <w:rFonts w:hint="eastAsia" w:ascii="Times New Roman" w:hAnsi="Times New Roman" w:cs="Times New Roman"/>
            <w:sz w:val="24"/>
            <w:lang w:eastAsia="zh-CN"/>
          </w:rPr>
          <w:t>剩下</w:t>
        </w:r>
      </w:ins>
      <w:ins w:id="250" w:author="王宝彤" w:date="2020-06-21T21:37:22Z">
        <w:r>
          <w:rPr>
            <w:rFonts w:hint="eastAsia" w:ascii="Times New Roman" w:hAnsi="Times New Roman" w:cs="Times New Roman"/>
            <w:sz w:val="24"/>
            <w:lang w:eastAsia="zh-CN"/>
          </w:rPr>
          <w:t>六</w:t>
        </w:r>
      </w:ins>
      <w:ins w:id="251" w:author="王宝彤" w:date="2020-06-21T21:37:23Z">
        <w:r>
          <w:rPr>
            <w:rFonts w:hint="eastAsia" w:ascii="Times New Roman" w:hAnsi="Times New Roman" w:cs="Times New Roman"/>
            <w:sz w:val="24"/>
            <w:lang w:eastAsia="zh-CN"/>
          </w:rPr>
          <w:t>行</w:t>
        </w:r>
      </w:ins>
      <w:ins w:id="252" w:author="王宝彤" w:date="2020-06-21T21:37:18Z">
        <w:r>
          <w:rPr>
            <w:rFonts w:hint="eastAsia" w:ascii="Times New Roman" w:hAnsi="Times New Roman" w:cs="Times New Roman"/>
            <w:sz w:val="24"/>
            <w:lang w:eastAsia="zh-CN"/>
          </w:rPr>
          <w:t>）</w:t>
        </w:r>
      </w:ins>
      <w:ins w:id="253" w:author="王宝彤" w:date="2020-06-21T21:37:05Z">
        <w:r>
          <w:rPr>
            <w:rFonts w:hint="eastAsia" w:ascii="Times New Roman" w:hAnsi="Times New Roman" w:cs="Times New Roman"/>
            <w:sz w:val="24"/>
            <w:lang w:eastAsia="zh-CN"/>
          </w:rPr>
          <w:t>，</w:t>
        </w:r>
      </w:ins>
      <w:ins w:id="254" w:author="王宝彤" w:date="2020-06-21T21:37:07Z">
        <w:r>
          <w:rPr>
            <w:rFonts w:hint="eastAsia" w:ascii="Times New Roman" w:hAnsi="Times New Roman" w:cs="Times New Roman"/>
            <w:sz w:val="24"/>
            <w:lang w:eastAsia="zh-CN"/>
          </w:rPr>
          <w:t>多加</w:t>
        </w:r>
      </w:ins>
      <w:ins w:id="255" w:author="王宝彤" w:date="2020-06-21T21:37:09Z">
        <w:r>
          <w:rPr>
            <w:rFonts w:hint="eastAsia" w:ascii="Times New Roman" w:hAnsi="Times New Roman" w:cs="Times New Roman"/>
            <w:sz w:val="24"/>
            <w:lang w:eastAsia="zh-CN"/>
          </w:rPr>
          <w:t>点后面</w:t>
        </w:r>
      </w:ins>
      <w:ins w:id="256" w:author="王宝彤" w:date="2020-06-21T21:37:10Z">
        <w:r>
          <w:rPr>
            <w:rFonts w:hint="eastAsia" w:ascii="Times New Roman" w:hAnsi="Times New Roman" w:cs="Times New Roman"/>
            <w:sz w:val="24"/>
            <w:lang w:eastAsia="zh-CN"/>
          </w:rPr>
          <w:t>的</w:t>
        </w:r>
      </w:ins>
      <w:ins w:id="257" w:author="王宝彤" w:date="2020-06-21T21:37:11Z">
        <w:r>
          <w:rPr>
            <w:rFonts w:hint="eastAsia" w:ascii="Times New Roman" w:hAnsi="Times New Roman" w:cs="Times New Roman"/>
            <w:sz w:val="24"/>
            <w:lang w:eastAsia="zh-CN"/>
          </w:rPr>
          <w:t>自己</w:t>
        </w:r>
      </w:ins>
      <w:ins w:id="258" w:author="王宝彤" w:date="2020-06-21T21:37:12Z">
        <w:r>
          <w:rPr>
            <w:rFonts w:hint="eastAsia" w:ascii="Times New Roman" w:hAnsi="Times New Roman" w:cs="Times New Roman"/>
            <w:sz w:val="24"/>
            <w:lang w:eastAsia="zh-CN"/>
          </w:rPr>
          <w:t>工作。</w:t>
        </w:r>
      </w:ins>
    </w:p>
    <w:p>
      <w:pPr>
        <w:spacing w:line="300" w:lineRule="auto"/>
        <w:rPr>
          <w:ins w:id="259" w:author="王宝彤" w:date="2020-06-21T21:39:04Z"/>
          <w:rFonts w:hint="eastAsia" w:ascii="Times New Roman" w:hAnsi="Times New Roman" w:cs="Times New Roman"/>
          <w:sz w:val="24"/>
          <w:lang w:eastAsia="zh-CN"/>
        </w:rPr>
      </w:pPr>
      <w:ins w:id="260" w:author="王宝彤" w:date="2020-06-21T21:37:43Z">
        <w:r>
          <w:rPr>
            <w:rFonts w:hint="eastAsia" w:ascii="Times New Roman" w:hAnsi="Times New Roman" w:cs="Times New Roman"/>
            <w:sz w:val="24"/>
            <w:lang w:eastAsia="zh-CN"/>
          </w:rPr>
          <w:t>把</w:t>
        </w:r>
      </w:ins>
      <w:ins w:id="261" w:author="王宝彤" w:date="2020-06-21T21:37:44Z">
        <w:r>
          <w:rPr>
            <w:rFonts w:hint="eastAsia" w:ascii="Times New Roman" w:hAnsi="Times New Roman" w:cs="Times New Roman"/>
            <w:sz w:val="24"/>
            <w:lang w:eastAsia="zh-CN"/>
          </w:rPr>
          <w:t>本文</w:t>
        </w:r>
      </w:ins>
      <w:ins w:id="262" w:author="王宝彤" w:date="2020-06-21T21:37:45Z">
        <w:r>
          <w:rPr>
            <w:rFonts w:hint="eastAsia" w:ascii="Times New Roman" w:hAnsi="Times New Roman" w:cs="Times New Roman"/>
            <w:sz w:val="24"/>
            <w:lang w:eastAsia="zh-CN"/>
          </w:rPr>
          <w:t>换上</w:t>
        </w:r>
      </w:ins>
      <w:ins w:id="263" w:author="王宝彤" w:date="2020-06-21T21:37:46Z">
        <w:r>
          <w:rPr>
            <w:rFonts w:hint="eastAsia" w:ascii="Times New Roman" w:hAnsi="Times New Roman" w:cs="Times New Roman"/>
            <w:sz w:val="24"/>
            <w:lang w:eastAsia="zh-CN"/>
          </w:rPr>
          <w:t>，</w:t>
        </w:r>
      </w:ins>
      <w:ins w:id="264" w:author="王宝彤" w:date="2020-06-21T21:37:48Z">
        <w:r>
          <w:rPr>
            <w:rFonts w:hint="eastAsia" w:ascii="Times New Roman" w:hAnsi="Times New Roman" w:cs="Times New Roman"/>
            <w:sz w:val="24"/>
            <w:lang w:eastAsia="zh-CN"/>
          </w:rPr>
          <w:t>本文</w:t>
        </w:r>
      </w:ins>
      <w:ins w:id="265" w:author="王宝彤" w:date="2020-06-21T21:37:49Z">
        <w:r>
          <w:rPr>
            <w:rFonts w:hint="eastAsia" w:ascii="Times New Roman" w:hAnsi="Times New Roman" w:cs="Times New Roman"/>
            <w:sz w:val="24"/>
            <w:lang w:eastAsia="zh-CN"/>
          </w:rPr>
          <w:t>可以</w:t>
        </w:r>
      </w:ins>
      <w:ins w:id="266" w:author="王宝彤" w:date="2020-06-21T21:37:50Z">
        <w:r>
          <w:rPr>
            <w:rFonts w:hint="eastAsia" w:ascii="Times New Roman" w:hAnsi="Times New Roman" w:cs="Times New Roman"/>
            <w:sz w:val="24"/>
            <w:lang w:eastAsia="zh-CN"/>
          </w:rPr>
          <w:t>兼容、</w:t>
        </w:r>
      </w:ins>
      <w:ins w:id="267" w:author="王宝彤" w:date="2020-06-21T21:37:51Z">
        <w:r>
          <w:rPr>
            <w:rFonts w:hint="eastAsia" w:ascii="Times New Roman" w:hAnsi="Times New Roman" w:cs="Times New Roman"/>
            <w:sz w:val="24"/>
            <w:lang w:eastAsia="zh-CN"/>
          </w:rPr>
          <w:t>本</w:t>
        </w:r>
      </w:ins>
      <w:ins w:id="268" w:author="王宝彤" w:date="2020-06-21T21:39:21Z">
        <w:r>
          <w:rPr>
            <w:rFonts w:hint="eastAsia" w:ascii="Times New Roman" w:hAnsi="Times New Roman" w:cs="Times New Roman"/>
            <w:sz w:val="24"/>
            <w:lang w:eastAsia="zh-CN"/>
          </w:rPr>
          <w:t>设计</w:t>
        </w:r>
      </w:ins>
      <w:ins w:id="269" w:author="王宝彤" w:date="2020-06-21T21:39:25Z">
        <w:r>
          <w:rPr>
            <w:rFonts w:hint="eastAsia" w:ascii="Times New Roman" w:hAnsi="Times New Roman" w:cs="Times New Roman"/>
            <w:sz w:val="24"/>
            <w:lang w:eastAsia="zh-CN"/>
          </w:rPr>
          <w:t>中</w:t>
        </w:r>
      </w:ins>
      <w:ins w:id="270" w:author="王宝彤" w:date="2020-06-21T21:38:23Z">
        <w:r>
          <w:rPr>
            <w:rFonts w:hint="eastAsia" w:ascii="Times New Roman" w:hAnsi="Times New Roman" w:cs="Times New Roman"/>
            <w:sz w:val="24"/>
            <w:lang w:eastAsia="zh-CN"/>
          </w:rPr>
          <w:t>编写的</w:t>
        </w:r>
      </w:ins>
      <w:ins w:id="271" w:author="王宝彤" w:date="2020-06-21T21:37:57Z">
        <w:r>
          <w:rPr>
            <w:rFonts w:hint="eastAsia" w:ascii="Times New Roman" w:hAnsi="Times New Roman" w:cs="Times New Roman"/>
            <w:sz w:val="24"/>
            <w:lang w:eastAsia="zh-CN"/>
          </w:rPr>
          <w:t>代码</w:t>
        </w:r>
      </w:ins>
      <w:ins w:id="272" w:author="王宝彤" w:date="2020-06-21T21:37:59Z">
        <w:r>
          <w:rPr>
            <w:rFonts w:hint="eastAsia" w:ascii="Times New Roman" w:hAnsi="Times New Roman" w:cs="Times New Roman"/>
            <w:sz w:val="24"/>
            <w:lang w:eastAsia="zh-CN"/>
          </w:rPr>
          <w:t>比较</w:t>
        </w:r>
      </w:ins>
      <w:ins w:id="273" w:author="王宝彤" w:date="2020-06-21T21:38:00Z">
        <w:r>
          <w:rPr>
            <w:rFonts w:hint="eastAsia" w:ascii="Times New Roman" w:hAnsi="Times New Roman" w:cs="Times New Roman"/>
            <w:sz w:val="24"/>
            <w:lang w:eastAsia="zh-CN"/>
          </w:rPr>
          <w:t>精炼</w:t>
        </w:r>
      </w:ins>
      <w:ins w:id="274" w:author="王宝彤" w:date="2020-06-21T21:38:28Z">
        <w:r>
          <w:rPr>
            <w:rFonts w:hint="eastAsia" w:ascii="Times New Roman" w:hAnsi="Times New Roman" w:cs="Times New Roman"/>
            <w:sz w:val="24"/>
            <w:lang w:eastAsia="zh-CN"/>
          </w:rPr>
          <w:t>，</w:t>
        </w:r>
      </w:ins>
      <w:ins w:id="275" w:author="王宝彤" w:date="2020-06-21T21:38:30Z">
        <w:r>
          <w:rPr>
            <w:rFonts w:hint="eastAsia" w:ascii="Times New Roman" w:hAnsi="Times New Roman" w:cs="Times New Roman"/>
            <w:sz w:val="24"/>
            <w:lang w:eastAsia="zh-CN"/>
          </w:rPr>
          <w:t>适用于</w:t>
        </w:r>
      </w:ins>
      <w:ins w:id="276" w:author="王宝彤" w:date="2020-06-21T21:38:42Z">
        <w:r>
          <w:rPr>
            <w:rFonts w:hint="eastAsia" w:ascii="Times New Roman" w:hAnsi="Times New Roman" w:cs="Times New Roman"/>
            <w:sz w:val="24"/>
            <w:lang w:eastAsia="zh-CN"/>
          </w:rPr>
          <w:t>简化后的</w:t>
        </w:r>
      </w:ins>
      <w:ins w:id="277" w:author="王宝彤" w:date="2020-06-21T22:41:36Z">
        <w:r>
          <w:rPr>
            <w:rFonts w:hint="eastAsia" w:ascii="Times New Roman" w:hAnsi="Times New Roman" w:cs="Times New Roman"/>
            <w:sz w:val="24"/>
            <w:lang w:val="en-US" w:eastAsia="zh-CN"/>
          </w:rPr>
          <w:t>C语言</w:t>
        </w:r>
      </w:ins>
      <w:ins w:id="278" w:author="王宝彤" w:date="2020-06-21T21:38:45Z">
        <w:r>
          <w:rPr>
            <w:rFonts w:hint="eastAsia" w:ascii="Times New Roman" w:hAnsi="Times New Roman" w:cs="Times New Roman"/>
            <w:sz w:val="24"/>
            <w:lang w:val="en-US" w:eastAsia="zh-CN"/>
          </w:rPr>
          <w:t>的</w:t>
        </w:r>
      </w:ins>
      <w:ins w:id="279" w:author="王宝彤" w:date="2020-06-21T21:38:46Z">
        <w:r>
          <w:rPr>
            <w:rFonts w:hint="eastAsia" w:ascii="Times New Roman" w:hAnsi="Times New Roman" w:cs="Times New Roman"/>
            <w:sz w:val="24"/>
            <w:lang w:val="en-US" w:eastAsia="zh-CN"/>
          </w:rPr>
          <w:t>文法要求</w:t>
        </w:r>
      </w:ins>
      <w:ins w:id="280" w:author="王宝彤" w:date="2020-06-21T21:38:00Z">
        <w:r>
          <w:rPr>
            <w:rFonts w:hint="eastAsia" w:ascii="Times New Roman" w:hAnsi="Times New Roman" w:cs="Times New Roman"/>
            <w:sz w:val="24"/>
            <w:lang w:eastAsia="zh-CN"/>
          </w:rPr>
          <w:t>，</w:t>
        </w:r>
      </w:ins>
      <w:ins w:id="281" w:author="王宝彤" w:date="2020-06-21T21:38:01Z">
        <w:r>
          <w:rPr>
            <w:rFonts w:hint="eastAsia" w:ascii="Times New Roman" w:hAnsi="Times New Roman" w:cs="Times New Roman"/>
            <w:sz w:val="24"/>
            <w:lang w:eastAsia="zh-CN"/>
          </w:rPr>
          <w:t>把</w:t>
        </w:r>
      </w:ins>
      <w:ins w:id="282" w:author="王宝彤" w:date="2020-06-21T21:38:02Z">
        <w:r>
          <w:rPr>
            <w:rFonts w:hint="eastAsia" w:ascii="Times New Roman" w:hAnsi="Times New Roman" w:cs="Times New Roman"/>
            <w:sz w:val="24"/>
            <w:lang w:eastAsia="zh-CN"/>
          </w:rPr>
          <w:t>他们的</w:t>
        </w:r>
      </w:ins>
      <w:ins w:id="283" w:author="王宝彤" w:date="2020-06-21T21:38:03Z">
        <w:r>
          <w:rPr>
            <w:rFonts w:hint="eastAsia" w:ascii="Times New Roman" w:hAnsi="Times New Roman" w:cs="Times New Roman"/>
            <w:sz w:val="24"/>
            <w:lang w:eastAsia="zh-CN"/>
          </w:rPr>
          <w:t>缺点</w:t>
        </w:r>
      </w:ins>
      <w:ins w:id="284" w:author="王宝彤" w:date="2020-06-21T21:38:04Z">
        <w:r>
          <w:rPr>
            <w:rFonts w:hint="eastAsia" w:ascii="Times New Roman" w:hAnsi="Times New Roman" w:cs="Times New Roman"/>
            <w:sz w:val="24"/>
            <w:lang w:eastAsia="zh-CN"/>
          </w:rPr>
          <w:t>换成自己</w:t>
        </w:r>
      </w:ins>
      <w:ins w:id="285" w:author="王宝彤" w:date="2020-06-21T21:38:06Z">
        <w:r>
          <w:rPr>
            <w:rFonts w:hint="eastAsia" w:ascii="Times New Roman" w:hAnsi="Times New Roman" w:cs="Times New Roman"/>
            <w:sz w:val="24"/>
            <w:lang w:eastAsia="zh-CN"/>
          </w:rPr>
          <w:t>的</w:t>
        </w:r>
      </w:ins>
      <w:ins w:id="286" w:author="王宝彤" w:date="2020-06-21T21:38:08Z">
        <w:r>
          <w:rPr>
            <w:rFonts w:hint="eastAsia" w:ascii="Times New Roman" w:hAnsi="Times New Roman" w:cs="Times New Roman"/>
            <w:sz w:val="24"/>
            <w:lang w:eastAsia="zh-CN"/>
          </w:rPr>
          <w:t>优点。</w:t>
        </w:r>
      </w:ins>
    </w:p>
    <w:p>
      <w:pPr>
        <w:spacing w:line="300" w:lineRule="auto"/>
        <w:rPr>
          <w:ins w:id="287" w:author="王宝彤" w:date="2020-06-21T21:38:09Z"/>
          <w:rFonts w:hint="default" w:ascii="Times New Roman" w:hAnsi="Times New Roman" w:cs="Times New Roman"/>
          <w:sz w:val="24"/>
          <w:lang w:val="en-US" w:eastAsia="zh-CN"/>
        </w:rPr>
      </w:pPr>
      <w:ins w:id="288" w:author="王宝彤" w:date="2020-06-21T21:39:06Z">
        <w:r>
          <w:rPr>
            <w:rFonts w:hint="eastAsia" w:ascii="Times New Roman" w:hAnsi="Times New Roman" w:cs="Times New Roman"/>
            <w:sz w:val="24"/>
            <w:lang w:eastAsia="zh-CN"/>
          </w:rPr>
          <w:t>最后</w:t>
        </w:r>
      </w:ins>
      <w:ins w:id="289" w:author="王宝彤" w:date="2020-06-21T21:39:07Z">
        <w:r>
          <w:rPr>
            <w:rFonts w:hint="eastAsia" w:ascii="Times New Roman" w:hAnsi="Times New Roman" w:cs="Times New Roman"/>
            <w:sz w:val="24"/>
            <w:lang w:eastAsia="zh-CN"/>
          </w:rPr>
          <w:t>写，</w:t>
        </w:r>
      </w:ins>
      <w:ins w:id="290" w:author="王宝彤" w:date="2020-06-21T21:39:08Z">
        <w:r>
          <w:rPr>
            <w:rFonts w:hint="eastAsia" w:ascii="Times New Roman" w:hAnsi="Times New Roman" w:cs="Times New Roman"/>
            <w:sz w:val="24"/>
            <w:lang w:eastAsia="zh-CN"/>
          </w:rPr>
          <w:t>本设计</w:t>
        </w:r>
      </w:ins>
      <w:ins w:id="291" w:author="王宝彤" w:date="2020-06-21T21:39:29Z">
        <w:r>
          <w:rPr>
            <w:rFonts w:hint="eastAsia" w:ascii="Times New Roman" w:hAnsi="Times New Roman" w:cs="Times New Roman"/>
            <w:sz w:val="24"/>
            <w:lang w:eastAsia="zh-CN"/>
          </w:rPr>
          <w:t>比</w:t>
        </w:r>
      </w:ins>
      <w:ins w:id="292" w:author="王宝彤" w:date="2020-06-21T21:39:31Z">
        <w:r>
          <w:rPr>
            <w:rFonts w:hint="eastAsia" w:ascii="Times New Roman" w:hAnsi="Times New Roman" w:cs="Times New Roman"/>
            <w:sz w:val="24"/>
            <w:lang w:val="en-US" w:eastAsia="zh-CN"/>
          </w:rPr>
          <w:t>LLVM</w:t>
        </w:r>
      </w:ins>
      <w:ins w:id="293" w:author="王宝彤" w:date="2020-06-21T21:39:32Z">
        <w:r>
          <w:rPr>
            <w:rFonts w:hint="eastAsia" w:ascii="Times New Roman" w:hAnsi="Times New Roman" w:cs="Times New Roman"/>
            <w:sz w:val="24"/>
            <w:lang w:val="en-US" w:eastAsia="zh-CN"/>
          </w:rPr>
          <w:t>精炼，</w:t>
        </w:r>
      </w:ins>
      <w:ins w:id="294" w:author="王宝彤" w:date="2020-06-21T21:39:33Z">
        <w:r>
          <w:rPr>
            <w:rFonts w:hint="eastAsia" w:ascii="Times New Roman" w:hAnsi="Times New Roman" w:cs="Times New Roman"/>
            <w:sz w:val="24"/>
            <w:lang w:val="en-US" w:eastAsia="zh-CN"/>
          </w:rPr>
          <w:t>比</w:t>
        </w:r>
      </w:ins>
      <w:ins w:id="295" w:author="王宝彤" w:date="2020-06-21T21:39:36Z">
        <w:r>
          <w:rPr>
            <w:rFonts w:hint="eastAsia" w:ascii="Times New Roman" w:hAnsi="Times New Roman" w:cs="Times New Roman"/>
            <w:sz w:val="24"/>
            <w:lang w:val="en-US" w:eastAsia="zh-CN"/>
          </w:rPr>
          <w:t>GitHub</w:t>
        </w:r>
      </w:ins>
      <w:ins w:id="296" w:author="王宝彤" w:date="2020-06-21T21:39:38Z">
        <w:r>
          <w:rPr>
            <w:rFonts w:hint="eastAsia" w:ascii="Times New Roman" w:hAnsi="Times New Roman" w:cs="Times New Roman"/>
            <w:sz w:val="24"/>
            <w:lang w:val="en-US" w:eastAsia="zh-CN"/>
          </w:rPr>
          <w:t>质量</w:t>
        </w:r>
      </w:ins>
      <w:ins w:id="297" w:author="王宝彤" w:date="2020-06-21T21:39:39Z">
        <w:r>
          <w:rPr>
            <w:rFonts w:hint="eastAsia" w:ascii="Times New Roman" w:hAnsi="Times New Roman" w:cs="Times New Roman"/>
            <w:sz w:val="24"/>
            <w:lang w:val="en-US" w:eastAsia="zh-CN"/>
          </w:rPr>
          <w:t>高，</w:t>
        </w:r>
      </w:ins>
      <w:ins w:id="298" w:author="王宝彤" w:date="2020-06-21T21:39:41Z">
        <w:r>
          <w:rPr>
            <w:rFonts w:hint="eastAsia" w:ascii="Times New Roman" w:hAnsi="Times New Roman" w:cs="Times New Roman"/>
            <w:sz w:val="24"/>
            <w:lang w:val="en-US" w:eastAsia="zh-CN"/>
          </w:rPr>
          <w:t>又有</w:t>
        </w:r>
      </w:ins>
      <w:ins w:id="299" w:author="王宝彤" w:date="2020-06-21T21:39:42Z">
        <w:r>
          <w:rPr>
            <w:rFonts w:hint="eastAsia" w:ascii="Times New Roman" w:hAnsi="Times New Roman" w:cs="Times New Roman"/>
            <w:sz w:val="24"/>
            <w:lang w:val="en-US" w:eastAsia="zh-CN"/>
          </w:rPr>
          <w:t>详细</w:t>
        </w:r>
      </w:ins>
      <w:ins w:id="300" w:author="王宝彤" w:date="2020-06-21T21:39:43Z">
        <w:r>
          <w:rPr>
            <w:rFonts w:hint="eastAsia" w:ascii="Times New Roman" w:hAnsi="Times New Roman" w:cs="Times New Roman"/>
            <w:sz w:val="24"/>
            <w:lang w:val="en-US" w:eastAsia="zh-CN"/>
          </w:rPr>
          <w:t>的</w:t>
        </w:r>
      </w:ins>
      <w:ins w:id="301" w:author="王宝彤" w:date="2020-06-21T21:39:44Z">
        <w:r>
          <w:rPr>
            <w:rFonts w:hint="eastAsia" w:ascii="Times New Roman" w:hAnsi="Times New Roman" w:cs="Times New Roman"/>
            <w:sz w:val="24"/>
            <w:lang w:val="en-US" w:eastAsia="zh-CN"/>
          </w:rPr>
          <w:t>文档，</w:t>
        </w:r>
      </w:ins>
      <w:ins w:id="302" w:author="王宝彤" w:date="2020-06-21T21:39:45Z">
        <w:r>
          <w:rPr>
            <w:rFonts w:hint="eastAsia" w:ascii="Times New Roman" w:hAnsi="Times New Roman" w:cs="Times New Roman"/>
            <w:sz w:val="24"/>
            <w:lang w:val="en-US" w:eastAsia="zh-CN"/>
          </w:rPr>
          <w:t>又能</w:t>
        </w:r>
      </w:ins>
      <w:ins w:id="303" w:author="王宝彤" w:date="2020-06-21T21:39:58Z">
        <w:r>
          <w:rPr>
            <w:rFonts w:hint="eastAsia" w:ascii="Times New Roman" w:hAnsi="Times New Roman" w:cs="Times New Roman"/>
            <w:sz w:val="24"/>
            <w:lang w:val="en-US" w:eastAsia="zh-CN"/>
          </w:rPr>
          <w:t>针对</w:t>
        </w:r>
      </w:ins>
      <w:ins w:id="304" w:author="王宝彤" w:date="2020-06-21T21:39:50Z">
        <w:r>
          <w:rPr>
            <w:rFonts w:hint="eastAsia" w:ascii="Times New Roman" w:hAnsi="Times New Roman" w:cs="Times New Roman"/>
            <w:sz w:val="24"/>
            <w:lang w:val="en-US" w:eastAsia="zh-CN"/>
          </w:rPr>
          <w:t>特定</w:t>
        </w:r>
      </w:ins>
      <w:ins w:id="305" w:author="王宝彤" w:date="2020-06-21T21:39:51Z">
        <w:r>
          <w:rPr>
            <w:rFonts w:hint="eastAsia" w:ascii="Times New Roman" w:hAnsi="Times New Roman" w:cs="Times New Roman"/>
            <w:sz w:val="24"/>
            <w:lang w:val="en-US" w:eastAsia="zh-CN"/>
          </w:rPr>
          <w:t>的</w:t>
        </w:r>
      </w:ins>
      <w:ins w:id="306" w:author="王宝彤" w:date="2020-06-21T21:39:53Z">
        <w:r>
          <w:rPr>
            <w:rFonts w:hint="eastAsia" w:ascii="Times New Roman" w:hAnsi="Times New Roman" w:cs="Times New Roman"/>
            <w:sz w:val="24"/>
            <w:lang w:val="en-US" w:eastAsia="zh-CN"/>
          </w:rPr>
          <w:t>平台。</w:t>
        </w:r>
      </w:ins>
      <w:ins w:id="307" w:author="王宝彤" w:date="2020-06-21T21:39:54Z">
        <w:r>
          <w:rPr>
            <w:rFonts w:hint="eastAsia" w:ascii="Times New Roman" w:hAnsi="Times New Roman" w:cs="Times New Roman"/>
            <w:sz w:val="24"/>
            <w:lang w:val="en-US" w:eastAsia="zh-CN"/>
          </w:rPr>
          <w:t>。。</w:t>
        </w:r>
      </w:ins>
    </w:p>
    <w:p>
      <w:pPr>
        <w:spacing w:line="300" w:lineRule="auto"/>
        <w:rPr>
          <w:rFonts w:hint="eastAsia" w:ascii="Times New Roman" w:hAnsi="Times New Roman" w:cs="Times New Roman"/>
          <w:sz w:val="24"/>
          <w:lang w:eastAsia="zh-CN"/>
        </w:rPr>
      </w:pPr>
    </w:p>
    <w:p>
      <w:pPr>
        <w:spacing w:line="300" w:lineRule="auto"/>
        <w:ind w:firstLine="2625" w:firstLineChars="1250"/>
        <w:jc w:val="center"/>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eastAsia="黑体" w:cs="Times New Roman"/>
          <w:sz w:val="32"/>
        </w:rPr>
      </w:pPr>
    </w:p>
    <w:p>
      <w:pPr>
        <w:keepNext w:val="0"/>
        <w:keepLines w:val="0"/>
        <w:pageBreakBefore w:val="0"/>
        <w:widowControl w:val="0"/>
        <w:kinsoku/>
        <w:wordWrap/>
        <w:overflowPunct/>
        <w:topLinePunct w:val="0"/>
        <w:autoSpaceDE/>
        <w:autoSpaceDN/>
        <w:bidi w:val="0"/>
        <w:adjustRightInd/>
        <w:snapToGrid/>
        <w:spacing w:before="200" w:after="200" w:line="300" w:lineRule="auto"/>
        <w:jc w:val="center"/>
        <w:textAlignment w:val="auto"/>
        <w:rPr>
          <w:ins w:id="309" w:author="王宝彤" w:date="2020-06-21T21:48:12Z"/>
          <w:rFonts w:hint="default" w:ascii="Times New Roman" w:hAnsi="Times New Roman" w:eastAsia="黑体" w:cs="Times New Roman"/>
          <w:sz w:val="32"/>
          <w:szCs w:val="32"/>
        </w:rPr>
        <w:pPrChange w:id="308" w:author="王宝彤" w:date="2020-06-21T21:48:10Z">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pPr>
        </w:pPrChange>
      </w:pPr>
      <w:bookmarkStart w:id="1" w:name="_Toc16173"/>
      <w:bookmarkStart w:id="2" w:name="_Toc23853"/>
      <w:r>
        <w:rPr>
          <w:rFonts w:hint="default" w:ascii="Times New Roman" w:hAnsi="Times New Roman" w:eastAsia="黑体" w:cs="Times New Roman"/>
          <w:sz w:val="32"/>
          <w:szCs w:val="32"/>
          <w:rPrChange w:id="310" w:author="王宝彤" w:date="2020-06-21T21:48:08Z">
            <w:rPr>
              <w:rFonts w:hint="default" w:ascii="Times New Roman" w:hAnsi="Times New Roman" w:cs="Times New Roman"/>
              <w:sz w:val="32"/>
              <w:szCs w:val="32"/>
            </w:rPr>
          </w:rPrChange>
        </w:rPr>
        <w:t>ABSTRACT</w:t>
      </w:r>
      <w:bookmarkEnd w:id="1"/>
      <w:bookmarkEnd w:id="2"/>
    </w:p>
    <w:p>
      <w:pPr>
        <w:keepNext w:val="0"/>
        <w:keepLines w:val="0"/>
        <w:pageBreakBefore w:val="0"/>
        <w:widowControl w:val="0"/>
        <w:kinsoku/>
        <w:wordWrap/>
        <w:overflowPunct/>
        <w:topLinePunct w:val="0"/>
        <w:autoSpaceDE/>
        <w:autoSpaceDN/>
        <w:bidi w:val="0"/>
        <w:adjustRightInd/>
        <w:snapToGrid/>
        <w:spacing w:before="200" w:after="200" w:line="300" w:lineRule="auto"/>
        <w:jc w:val="center"/>
        <w:textAlignment w:val="auto"/>
        <w:rPr>
          <w:rFonts w:hint="default" w:ascii="Times New Roman" w:hAnsi="Times New Roman" w:eastAsia="黑体" w:cs="Times New Roman"/>
          <w:sz w:val="32"/>
          <w:szCs w:val="32"/>
          <w:rPrChange w:id="312" w:author="王宝彤" w:date="2020-06-21T21:48:08Z">
            <w:rPr>
              <w:rFonts w:hint="default" w:ascii="Times New Roman" w:hAnsi="Times New Roman" w:cs="Times New Roman"/>
              <w:sz w:val="32"/>
              <w:szCs w:val="32"/>
            </w:rPr>
          </w:rPrChange>
        </w:rPr>
        <w:pPrChange w:id="311" w:author="王宝彤" w:date="2020-06-21T21:48:10Z">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pPr>
        </w:pPrChange>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compiler is a system software that translates high-level language programs into a machine language that can be recognized by the processor. Therefore, the compiler is an important supporting software that links the operating system and the operating environment of the processor. Completing the vertical communication between the design of the compiler is a key step.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Most of the books and textbooks are based on theoretical in-depth discussion, and most of them are difficult to use in actual teaching for specific practice. Either there is a lack of a specific implementation for a simple compiler, or the functions are too large to be used in university teaching, or there is a lack of compatibility for a specific reduced instruction set, or the functions are too complicated to read. Most domestic colleges and universities do not provide specific implementation of compilers. Although a few colleges and universities have simple compiler development teaching, the algorithms they choose are too simple to adapt to the needs of complex grammar compilation. Compiler teaching. Foreign countries have commercialized open source code such as LLVM, but the code is huge and the functions are complicated, which is difficult to use for teaching. There are many open source compiler projects on github (domestic and foreign), but the quality is uneven, there is generally no detailed documentation, can not adapt to the specific platform compilation requirements, it is difficult to use for teaching.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article will start from the grammar design to the end of the simulation operation of the binary code, completely introduce how to design and implement a simplified version of the c language compiler from scratch.</w:t>
      </w:r>
    </w:p>
    <w:p>
      <w:pPr>
        <w:spacing w:line="300" w:lineRule="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rPr>
        <w:t xml:space="preserve">compiler; </w:t>
      </w:r>
      <w:r>
        <w:rPr>
          <w:rFonts w:hint="default" w:ascii="Times New Roman" w:hAnsi="Times New Roman" w:cs="Times New Roman" w:eastAsiaTheme="minorEastAsia"/>
          <w:sz w:val="24"/>
          <w:lang w:val="en-US" w:eastAsia="zh-CN"/>
        </w:rPr>
        <w:t>SLR(1)</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 xml:space="preserve">c language </w:t>
      </w:r>
      <w:r>
        <w:rPr>
          <w:rFonts w:hint="default" w:ascii="Times New Roman" w:hAnsi="Times New Roman" w:cs="Times New Roman" w:eastAsiaTheme="minorEastAsia"/>
          <w:sz w:val="24"/>
        </w:rPr>
        <w:t xml:space="preserve">; </w:t>
      </w:r>
      <w:del w:id="313" w:author="王宝彤" w:date="2020-06-21T21:43:01Z">
        <w:r>
          <w:rPr>
            <w:rFonts w:hint="default" w:ascii="Times New Roman" w:hAnsi="Times New Roman" w:cs="Times New Roman" w:eastAsiaTheme="minorEastAsia"/>
            <w:sz w:val="24"/>
            <w:lang w:val="en-US" w:eastAsia="zh-CN"/>
          </w:rPr>
          <w:delText>grammar</w:delText>
        </w:r>
      </w:del>
      <w:del w:id="314" w:author="王宝彤" w:date="2020-06-21T21:43:01Z">
        <w:r>
          <w:rPr>
            <w:rFonts w:hint="default" w:ascii="Times New Roman" w:hAnsi="Times New Roman" w:cs="Times New Roman" w:eastAsiaTheme="minorEastAsia"/>
            <w:sz w:val="24"/>
          </w:rPr>
          <w:delText xml:space="preserve">; </w:delText>
        </w:r>
      </w:del>
      <w:r>
        <w:rPr>
          <w:rFonts w:hint="default" w:ascii="Times New Roman" w:hAnsi="Times New Roman" w:cs="Times New Roman" w:eastAsiaTheme="minorEastAsia"/>
          <w:sz w:val="24"/>
        </w:rPr>
        <w:t xml:space="preserve">Parsing; Generate intermediate code; </w:t>
      </w: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eastAsia" w:ascii="Times New Roman" w:hAnsi="Times New Roman" w:eastAsia="宋体" w:cs="Times New Roman"/>
          <w:sz w:val="24"/>
          <w:lang w:eastAsia="zh-CN"/>
        </w:rPr>
      </w:pPr>
      <w:ins w:id="315" w:author="王宝彤" w:date="2020-06-21T21:46:21Z">
        <w:r>
          <w:rPr>
            <w:rFonts w:hint="eastAsia" w:ascii="Times New Roman" w:hAnsi="Times New Roman" w:cs="Times New Roman"/>
            <w:sz w:val="24"/>
            <w:lang w:eastAsia="zh-CN"/>
          </w:rPr>
          <w:t>英文</w:t>
        </w:r>
      </w:ins>
      <w:ins w:id="316" w:author="王宝彤" w:date="2020-06-21T21:46:23Z">
        <w:r>
          <w:rPr>
            <w:rFonts w:hint="eastAsia" w:ascii="Times New Roman" w:hAnsi="Times New Roman" w:cs="Times New Roman"/>
            <w:sz w:val="24"/>
            <w:lang w:eastAsia="zh-CN"/>
          </w:rPr>
          <w:t>翻译出来要</w:t>
        </w:r>
      </w:ins>
      <w:ins w:id="317" w:author="王宝彤" w:date="2020-06-21T21:46:25Z">
        <w:r>
          <w:rPr>
            <w:rFonts w:hint="eastAsia" w:ascii="Times New Roman" w:hAnsi="Times New Roman" w:cs="Times New Roman"/>
            <w:sz w:val="24"/>
            <w:lang w:eastAsia="zh-CN"/>
          </w:rPr>
          <w:t>读一下</w:t>
        </w:r>
      </w:ins>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napToGrid w:val="0"/>
        <w:spacing w:line="360" w:lineRule="auto"/>
        <w:rPr>
          <w:rFonts w:hint="default" w:ascii="Times New Roman" w:hAnsi="Times New Roman" w:eastAsia="黑体" w:cs="Times New Roman"/>
          <w:sz w:val="32"/>
        </w:rPr>
      </w:pPr>
    </w:p>
    <w:sdt>
      <w:sdtPr>
        <w:rPr>
          <w:rFonts w:hint="default" w:ascii="Times New Roman" w:hAnsi="Times New Roman" w:eastAsia="宋体" w:cs="Times New Roman"/>
          <w:kern w:val="2"/>
          <w:sz w:val="21"/>
          <w:szCs w:val="22"/>
          <w:lang w:val="en-US" w:eastAsia="zh-CN" w:bidi="ar-SA"/>
        </w:rPr>
        <w:id w:val="147454553"/>
        <w15:color w:val="DBDBDB"/>
        <w:docPartObj>
          <w:docPartGallery w:val="Table of Contents"/>
          <w:docPartUnique/>
        </w:docPartObj>
      </w:sdtPr>
      <w:sdtEndPr>
        <w:rPr>
          <w:rFonts w:hint="default" w:ascii="Times New Roman" w:hAnsi="Times New Roman" w:eastAsia="黑体" w:cs="Times New Roman"/>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line="300" w:lineRule="auto"/>
            <w:ind w:firstLine="0" w:firstLineChars="0"/>
            <w:jc w:val="center"/>
            <w:textAlignment w:val="auto"/>
            <w:rPr>
              <w:rFonts w:hint="default" w:ascii="Times New Roman" w:hAnsi="Times New Roman" w:eastAsia="黑体" w:cs="Times New Roman"/>
              <w:sz w:val="32"/>
            </w:rPr>
          </w:pPr>
          <w:r>
            <w:rPr>
              <w:rFonts w:hint="default" w:ascii="Times New Roman" w:hAnsi="Times New Roman" w:eastAsia="黑体" w:cs="Times New Roman"/>
              <w:sz w:val="32"/>
            </w:rPr>
            <w:t>目</w:t>
          </w:r>
          <w:r>
            <w:rPr>
              <w:rFonts w:hint="default" w:ascii="Times New Roman" w:hAnsi="Times New Roman" w:eastAsia="黑体" w:cs="Times New Roman"/>
              <w:color w:val="FF0000"/>
              <w:sz w:val="32"/>
            </w:rPr>
            <w:t xml:space="preserve">  </w:t>
          </w:r>
          <w:r>
            <w:rPr>
              <w:rFonts w:hint="default" w:ascii="Times New Roman" w:hAnsi="Times New Roman" w:eastAsia="黑体" w:cs="Times New Roman"/>
              <w:sz w:val="32"/>
            </w:rPr>
            <w:t>录</w:t>
          </w:r>
        </w:p>
        <w:p>
          <w:pPr>
            <w:pStyle w:val="12"/>
            <w:tabs>
              <w:tab w:val="right" w:leader="dot" w:pos="8504"/>
            </w:tabs>
            <w:ind w:firstLine="0" w:firstLineChars="0"/>
            <w:rPr>
              <w:rFonts w:hint="default" w:ascii="Times New Roman" w:hAnsi="Times New Roman" w:cs="Times New Roman"/>
            </w:rPr>
            <w:pPrChange w:id="318" w:author="王宝彤" w:date="2020-06-21T21:47:21Z">
              <w:pPr>
                <w:pStyle w:val="12"/>
                <w:tabs>
                  <w:tab w:val="right" w:leader="dot" w:pos="8504"/>
                </w:tabs>
              </w:pPr>
            </w:pPrChange>
          </w:pPr>
          <w:r>
            <w:rPr>
              <w:rFonts w:hint="default" w:ascii="Times New Roman" w:hAnsi="Times New Roman" w:eastAsia="黑体" w:cs="Times New Roman"/>
              <w:sz w:val="32"/>
            </w:rPr>
            <w:fldChar w:fldCharType="begin"/>
          </w:r>
          <w:r>
            <w:rPr>
              <w:rFonts w:hint="default" w:ascii="Times New Roman" w:hAnsi="Times New Roman" w:eastAsia="黑体" w:cs="Times New Roman"/>
              <w:sz w:val="32"/>
            </w:rPr>
            <w:instrText xml:space="preserve">TOC \o "1-3" \h \u </w:instrText>
          </w:r>
          <w:r>
            <w:rPr>
              <w:rFonts w:hint="default" w:ascii="Times New Roman" w:hAnsi="Times New Roman" w:eastAsia="黑体" w:cs="Times New Roman"/>
              <w:sz w:val="32"/>
            </w:rPr>
            <w:fldChar w:fldCharType="separate"/>
          </w:r>
          <w:del w:id="319" w:author="王宝彤" w:date="2020-06-21T21:47:18Z">
            <w:r>
              <w:rPr>
                <w:rFonts w:hint="default" w:ascii="Times New Roman" w:hAnsi="Times New Roman" w:eastAsia="黑体" w:cs="Times New Roman"/>
              </w:rPr>
              <w:fldChar w:fldCharType="begin"/>
            </w:r>
          </w:del>
          <w:del w:id="320" w:author="王宝彤" w:date="2020-06-21T21:47:18Z">
            <w:r>
              <w:rPr>
                <w:rFonts w:hint="default" w:ascii="Times New Roman" w:hAnsi="Times New Roman" w:eastAsia="黑体" w:cs="Times New Roman"/>
              </w:rPr>
              <w:delInstrText xml:space="preserve"> HYPERLINK \l _Toc16173 </w:delInstrText>
            </w:r>
          </w:del>
          <w:del w:id="321" w:author="王宝彤" w:date="2020-06-21T21:47:18Z">
            <w:r>
              <w:rPr>
                <w:rFonts w:hint="default" w:ascii="Times New Roman" w:hAnsi="Times New Roman" w:eastAsia="黑体" w:cs="Times New Roman"/>
              </w:rPr>
              <w:fldChar w:fldCharType="separate"/>
            </w:r>
          </w:del>
          <w:del w:id="322" w:author="王宝彤" w:date="2020-06-21T21:47:18Z">
            <w:r>
              <w:rPr>
                <w:rFonts w:hint="default" w:ascii="Times New Roman" w:hAnsi="Times New Roman" w:cs="Times New Roman"/>
                <w:szCs w:val="32"/>
              </w:rPr>
              <w:delText>ABSTRACT</w:delText>
            </w:r>
          </w:del>
          <w:del w:id="323" w:author="王宝彤" w:date="2020-06-21T21:47:18Z">
            <w:r>
              <w:rPr>
                <w:rFonts w:hint="default" w:ascii="Times New Roman" w:hAnsi="Times New Roman" w:cs="Times New Roman"/>
              </w:rPr>
              <w:tab/>
            </w:r>
          </w:del>
          <w:del w:id="324" w:author="王宝彤" w:date="2020-06-21T21:47:18Z">
            <w:r>
              <w:rPr>
                <w:rFonts w:hint="default" w:ascii="Times New Roman" w:hAnsi="Times New Roman" w:cs="Times New Roman"/>
              </w:rPr>
              <w:fldChar w:fldCharType="begin"/>
            </w:r>
          </w:del>
          <w:del w:id="325" w:author="王宝彤" w:date="2020-06-21T21:47:18Z">
            <w:r>
              <w:rPr>
                <w:rFonts w:hint="default" w:ascii="Times New Roman" w:hAnsi="Times New Roman" w:cs="Times New Roman"/>
              </w:rPr>
              <w:delInstrText xml:space="preserve"> PAGEREF _Toc16173 </w:delInstrText>
            </w:r>
          </w:del>
          <w:del w:id="326" w:author="王宝彤" w:date="2020-06-21T21:47:18Z">
            <w:r>
              <w:rPr>
                <w:rFonts w:hint="default" w:ascii="Times New Roman" w:hAnsi="Times New Roman" w:cs="Times New Roman"/>
              </w:rPr>
              <w:fldChar w:fldCharType="separate"/>
            </w:r>
          </w:del>
          <w:del w:id="327" w:author="王宝彤" w:date="2020-06-21T21:47:18Z">
            <w:r>
              <w:rPr>
                <w:rFonts w:hint="default" w:ascii="Times New Roman" w:hAnsi="Times New Roman" w:cs="Times New Roman"/>
              </w:rPr>
              <w:delText>14</w:delText>
            </w:r>
          </w:del>
          <w:del w:id="328" w:author="王宝彤" w:date="2020-06-21T21:47:18Z">
            <w:r>
              <w:rPr>
                <w:rFonts w:hint="default" w:ascii="Times New Roman" w:hAnsi="Times New Roman" w:cs="Times New Roman"/>
              </w:rPr>
              <w:fldChar w:fldCharType="end"/>
            </w:r>
          </w:del>
          <w:del w:id="329" w:author="王宝彤" w:date="2020-06-21T21:47:18Z">
            <w:r>
              <w:rPr>
                <w:rFonts w:hint="default" w:ascii="Times New Roman" w:hAnsi="Times New Roman" w:eastAsia="黑体" w:cs="Times New Roman"/>
              </w:rPr>
              <w:fldChar w:fldCharType="end"/>
            </w:r>
          </w:del>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_Toc8058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第一章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_Toc8058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_Toc25286 </w:instrText>
          </w:r>
          <w:r>
            <w:rPr>
              <w:rFonts w:hint="default" w:ascii="Times New Roman" w:hAnsi="Times New Roman" w:eastAsia="黑体" w:cs="Times New Roman"/>
            </w:rPr>
            <w:fldChar w:fldCharType="separate"/>
          </w:r>
          <w:r>
            <w:rPr>
              <w:rFonts w:hint="default" w:ascii="Times New Roman" w:hAnsi="Times New Roman" w:cs="Times New Roman"/>
            </w:rPr>
            <w:t>1.1研究背景和意义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_Toc25286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_Toc12730 </w:instrText>
          </w:r>
          <w:r>
            <w:rPr>
              <w:rFonts w:hint="default" w:ascii="Times New Roman" w:hAnsi="Times New Roman" w:eastAsia="黑体"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2国内外教学用编译器现状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_Toc12730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_Toc27142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第二章  编译</w:t>
          </w:r>
          <w:r>
            <w:rPr>
              <w:rFonts w:hint="default" w:ascii="Times New Roman" w:hAnsi="Times New Roman" w:eastAsia="黑体" w:cs="Times New Roman"/>
              <w:bCs w:val="0"/>
              <w:lang w:eastAsia="zh-CN"/>
            </w:rPr>
            <w:t>前端</w:t>
          </w:r>
          <w:r>
            <w:rPr>
              <w:rFonts w:hint="default" w:ascii="Times New Roman" w:hAnsi="Times New Roman" w:eastAsia="黑体" w:cs="Times New Roman"/>
              <w:bCs w:val="0"/>
            </w:rPr>
            <w:t>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_Toc17051 </w:instrText>
          </w:r>
          <w:r>
            <w:rPr>
              <w:rFonts w:hint="default" w:ascii="Times New Roman" w:hAnsi="Times New Roman" w:eastAsia="黑体" w:cs="Times New Roman"/>
            </w:rPr>
            <w:fldChar w:fldCharType="separate"/>
          </w:r>
          <w:r>
            <w:rPr>
              <w:rFonts w:hint="default" w:ascii="Times New Roman" w:hAnsi="Times New Roman" w:cs="Times New Roman"/>
            </w:rPr>
            <w:t>2.1概述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_Toc17051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_Toc8607 </w:instrText>
          </w:r>
          <w:r>
            <w:rPr>
              <w:rFonts w:hint="default" w:ascii="Times New Roman" w:hAnsi="Times New Roman" w:eastAsia="黑体" w:cs="Times New Roman"/>
            </w:rPr>
            <w:fldChar w:fldCharType="separate"/>
          </w:r>
          <w:r>
            <w:rPr>
              <w:rFonts w:hint="default" w:ascii="Times New Roman" w:hAnsi="Times New Roman" w:cs="Times New Roman"/>
            </w:rPr>
            <w:t>2.2词法分析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_Toc8607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_Toc17082 </w:instrText>
          </w:r>
          <w:r>
            <w:rPr>
              <w:rFonts w:hint="default" w:ascii="Times New Roman" w:hAnsi="Times New Roman" w:eastAsia="黑体" w:cs="Times New Roman"/>
            </w:rPr>
            <w:fldChar w:fldCharType="separate"/>
          </w:r>
          <w:r>
            <w:rPr>
              <w:rFonts w:hint="default" w:ascii="Times New Roman" w:hAnsi="Times New Roman" w:cs="Times New Roman"/>
            </w:rPr>
            <w:t>2.3</w:t>
          </w:r>
          <w:r>
            <w:rPr>
              <w:rFonts w:hint="default" w:ascii="Times New Roman" w:hAnsi="Times New Roman" w:cs="Times New Roman"/>
              <w:lang w:val="en-US" w:eastAsia="zh-CN"/>
            </w:rPr>
            <w:t>语法分析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_Toc17082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_Toc31655 </w:instrText>
          </w:r>
          <w:r>
            <w:rPr>
              <w:rFonts w:hint="default" w:ascii="Times New Roman" w:hAnsi="Times New Roman" w:eastAsia="黑体" w:cs="Times New Roman"/>
            </w:rPr>
            <w:fldChar w:fldCharType="separate"/>
          </w:r>
          <w:r>
            <w:rPr>
              <w:rFonts w:hint="default" w:ascii="Times New Roman" w:hAnsi="Times New Roman" w:cs="Times New Roman"/>
            </w:rPr>
            <w:t>2.3.1文法</w:t>
          </w:r>
          <w:r>
            <w:rPr>
              <w:rFonts w:hint="default" w:ascii="Times New Roman" w:hAnsi="Times New Roman" w:cs="Times New Roman"/>
              <w:lang w:eastAsia="zh-CN"/>
            </w:rPr>
            <w:t>设计总则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_Toc14358 </w:instrText>
          </w:r>
          <w:r>
            <w:rPr>
              <w:rFonts w:hint="default" w:ascii="Times New Roman" w:hAnsi="Times New Roman" w:eastAsia="黑体" w:cs="Times New Roman"/>
            </w:rPr>
            <w:fldChar w:fldCharType="separate"/>
          </w:r>
          <w:r>
            <w:rPr>
              <w:rFonts w:hint="default" w:ascii="Times New Roman" w:hAnsi="Times New Roman" w:cs="Times New Roman"/>
            </w:rPr>
            <w:t>2.3.2文法</w:t>
          </w:r>
          <w:r>
            <w:rPr>
              <w:rFonts w:hint="default" w:ascii="Times New Roman" w:hAnsi="Times New Roman" w:cs="Times New Roman"/>
              <w:lang w:eastAsia="zh-CN"/>
            </w:rPr>
            <w:t>设计与描述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_Toc14358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_Toc22873 </w:instrText>
          </w:r>
          <w:r>
            <w:rPr>
              <w:rFonts w:hint="default" w:ascii="Times New Roman" w:hAnsi="Times New Roman" w:eastAsia="黑体" w:cs="Times New Roman"/>
            </w:rPr>
            <w:fldChar w:fldCharType="separate"/>
          </w:r>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_Toc22873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_Toc3406 </w:instrText>
          </w:r>
          <w:r>
            <w:rPr>
              <w:rFonts w:hint="default" w:ascii="Times New Roman" w:hAnsi="Times New Roman" w:eastAsia="黑体" w:cs="Times New Roman"/>
            </w:rPr>
            <w:fldChar w:fldCharType="separate"/>
          </w:r>
          <w:r>
            <w:rPr>
              <w:rFonts w:hint="default" w:ascii="Times New Roman" w:hAnsi="Times New Roman" w:cs="Times New Roman"/>
            </w:rPr>
            <w:t>2.3.4求解识别活前缀的DFA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_Toc3406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_Toc6113 </w:instrText>
          </w:r>
          <w:r>
            <w:rPr>
              <w:rFonts w:hint="default" w:ascii="Times New Roman" w:hAnsi="Times New Roman" w:eastAsia="黑体" w:cs="Times New Roman"/>
            </w:rPr>
            <w:fldChar w:fldCharType="separate"/>
          </w:r>
          <w:r>
            <w:rPr>
              <w:rFonts w:hint="default" w:ascii="Times New Roman" w:hAnsi="Times New Roman" w:cs="Times New Roman"/>
            </w:rPr>
            <w:t>2.3.5</w:t>
          </w:r>
          <w:del w:id="330" w:author="王宝彤" w:date="2020-06-21T22:17:06Z">
            <w:r>
              <w:rPr>
                <w:rFonts w:hint="default" w:ascii="Times New Roman" w:hAnsi="Times New Roman" w:cs="Times New Roman"/>
              </w:rPr>
              <w:delText>移进归约表</w:delText>
            </w:r>
          </w:del>
          <w:ins w:id="331" w:author="王宝彤" w:date="2020-06-21T22:17:06Z">
            <w:r>
              <w:rPr>
                <w:rFonts w:hint="eastAsia" w:ascii="Times New Roman" w:hAnsi="Times New Roman" w:cs="Times New Roman"/>
                <w:lang w:eastAsia="zh-CN"/>
              </w:rPr>
              <w:t>移进-归约表</w:t>
            </w:r>
          </w:ins>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_Toc6113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_Toc31684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三</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编译前端设计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_Toc31684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_Toc8308 </w:instrText>
          </w:r>
          <w:r>
            <w:rPr>
              <w:rFonts w:hint="default" w:ascii="Times New Roman" w:hAnsi="Times New Roman" w:eastAsia="黑体" w:cs="Times New Roman"/>
            </w:rPr>
            <w:fldChar w:fldCharType="separate"/>
          </w:r>
          <w:r>
            <w:rPr>
              <w:rFonts w:hint="default" w:ascii="Times New Roman" w:hAnsi="Times New Roman" w:cs="Times New Roman"/>
            </w:rPr>
            <w:t>3.1 编译前端概述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_Toc8308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_Toc28619 </w:instrText>
          </w:r>
          <w:r>
            <w:rPr>
              <w:rFonts w:hint="default" w:ascii="Times New Roman" w:hAnsi="Times New Roman" w:eastAsia="黑体" w:cs="Times New Roman"/>
            </w:rPr>
            <w:fldChar w:fldCharType="separate"/>
          </w:r>
          <w:r>
            <w:rPr>
              <w:rFonts w:hint="default" w:ascii="Times New Roman" w:hAnsi="Times New Roman" w:cs="Times New Roman"/>
            </w:rPr>
            <w:t>3.2 信息中心设计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_Toc28619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_Toc32325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3</w:t>
          </w:r>
          <w:r>
            <w:rPr>
              <w:rFonts w:hint="default" w:ascii="Times New Roman" w:hAnsi="Times New Roman" w:cs="Times New Roman"/>
            </w:rPr>
            <w:t>.2.1 符号表与display表功能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_Toc32325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_Toc32584 </w:instrText>
          </w:r>
          <w:r>
            <w:rPr>
              <w:rFonts w:hint="default" w:ascii="Times New Roman" w:hAnsi="Times New Roman" w:eastAsia="黑体" w:cs="Times New Roman"/>
            </w:rPr>
            <w:fldChar w:fldCharType="separate"/>
          </w:r>
          <w:r>
            <w:rPr>
              <w:rFonts w:hint="default" w:ascii="Times New Roman" w:hAnsi="Times New Roman" w:cs="Times New Roman"/>
            </w:rPr>
            <w:t>3.2.2 流程控制功能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_Toc32584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_Toc20764 </w:instrText>
          </w:r>
          <w:r>
            <w:rPr>
              <w:rFonts w:hint="default" w:ascii="Times New Roman" w:hAnsi="Times New Roman" w:eastAsia="黑体" w:cs="Times New Roman"/>
            </w:rPr>
            <w:fldChar w:fldCharType="separate"/>
          </w:r>
          <w:r>
            <w:rPr>
              <w:rFonts w:hint="default" w:ascii="Times New Roman" w:hAnsi="Times New Roman" w:cs="Times New Roman"/>
            </w:rPr>
            <w:t>3.2.3 函数控制功能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_Toc20764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_Toc3702 </w:instrText>
          </w:r>
          <w:r>
            <w:rPr>
              <w:rFonts w:hint="default" w:ascii="Times New Roman" w:hAnsi="Times New Roman" w:eastAsia="黑体" w:cs="Times New Roman"/>
            </w:rPr>
            <w:fldChar w:fldCharType="separate"/>
          </w:r>
          <w:r>
            <w:rPr>
              <w:rFonts w:hint="default" w:ascii="Times New Roman" w:hAnsi="Times New Roman" w:cs="Times New Roman"/>
            </w:rPr>
            <w:t>3.3 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_Toc27028 </w:instrText>
          </w:r>
          <w:r>
            <w:rPr>
              <w:rFonts w:hint="default" w:ascii="Times New Roman" w:hAnsi="Times New Roman" w:eastAsia="黑体" w:cs="Times New Roman"/>
            </w:rPr>
            <w:fldChar w:fldCharType="separate"/>
          </w:r>
          <w:r>
            <w:rPr>
              <w:rFonts w:hint="default" w:ascii="Times New Roman" w:hAnsi="Times New Roman" w:cs="Times New Roman"/>
            </w:rPr>
            <w:t>3.3.1 数据类型识别过程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_Toc27028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_Toc23466 </w:instrText>
          </w:r>
          <w:r>
            <w:rPr>
              <w:rFonts w:hint="default" w:ascii="Times New Roman" w:hAnsi="Times New Roman" w:eastAsia="黑体" w:cs="Times New Roman"/>
            </w:rPr>
            <w:fldChar w:fldCharType="separate"/>
          </w:r>
          <w:r>
            <w:rPr>
              <w:rFonts w:hint="default" w:ascii="Times New Roman" w:hAnsi="Times New Roman" w:cs="Times New Roman"/>
            </w:rPr>
            <w:t>3.3.2 广义数据类型模型设计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_Toc23466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_Toc1094 </w:instrText>
          </w:r>
          <w:r>
            <w:rPr>
              <w:rFonts w:hint="default" w:ascii="Times New Roman" w:hAnsi="Times New Roman" w:eastAsia="黑体" w:cs="Times New Roman"/>
            </w:rPr>
            <w:fldChar w:fldCharType="separate"/>
          </w:r>
          <w:r>
            <w:rPr>
              <w:rFonts w:hint="default" w:ascii="Times New Roman" w:hAnsi="Times New Roman" w:cs="Times New Roman"/>
            </w:rPr>
            <w:t>3.3.3 结构体的模型设计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_Toc12871 </w:instrText>
          </w:r>
          <w:r>
            <w:rPr>
              <w:rFonts w:hint="default" w:ascii="Times New Roman" w:hAnsi="Times New Roman" w:eastAsia="黑体" w:cs="Times New Roman"/>
            </w:rPr>
            <w:fldChar w:fldCharType="separate"/>
          </w:r>
          <w:r>
            <w:rPr>
              <w:rFonts w:hint="default" w:ascii="Times New Roman" w:hAnsi="Times New Roman" w:cs="Times New Roman"/>
            </w:rPr>
            <w:t>3.3.4 数据类型内存大小计算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_Toc12871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_Toc887 </w:instrText>
          </w:r>
          <w:r>
            <w:rPr>
              <w:rFonts w:hint="default" w:ascii="Times New Roman" w:hAnsi="Times New Roman" w:eastAsia="黑体" w:cs="Times New Roman"/>
            </w:rPr>
            <w:fldChar w:fldCharType="separate"/>
          </w:r>
          <w:r>
            <w:rPr>
              <w:rFonts w:hint="default" w:ascii="Times New Roman" w:hAnsi="Times New Roman" w:cs="Times New Roman"/>
            </w:rPr>
            <w:t>3.4 语法制导和语义分析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_Toc887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_Toc17986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第四章</w:t>
          </w:r>
          <w:r>
            <w:rPr>
              <w:rFonts w:hint="default" w:ascii="Times New Roman" w:hAnsi="Times New Roman" w:eastAsia="黑体" w:cs="Times New Roman"/>
              <w:bCs w:val="0"/>
            </w:rPr>
            <w:t xml:space="preserve">  中间代码与编译设计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_Toc17986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_Toc17148 </w:instrText>
          </w:r>
          <w:r>
            <w:rPr>
              <w:rFonts w:hint="default" w:ascii="Times New Roman" w:hAnsi="Times New Roman" w:eastAsia="黑体" w:cs="Times New Roman"/>
            </w:rPr>
            <w:fldChar w:fldCharType="separate"/>
          </w:r>
          <w:r>
            <w:rPr>
              <w:rFonts w:hint="default" w:ascii="Times New Roman" w:hAnsi="Times New Roman" w:cs="Times New Roman"/>
            </w:rPr>
            <w:t>4.1 中间代码概述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_Toc17148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_Toc1260 </w:instrText>
          </w:r>
          <w:r>
            <w:rPr>
              <w:rFonts w:hint="default" w:ascii="Times New Roman" w:hAnsi="Times New Roman" w:eastAsia="黑体" w:cs="Times New Roman"/>
            </w:rPr>
            <w:fldChar w:fldCharType="separate"/>
          </w:r>
          <w:r>
            <w:rPr>
              <w:rFonts w:hint="default" w:ascii="Times New Roman" w:hAnsi="Times New Roman" w:cs="Times New Roman"/>
            </w:rPr>
            <w:t>4.2 数组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_Toc1260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_Toc16496 </w:instrText>
          </w:r>
          <w:r>
            <w:rPr>
              <w:rFonts w:hint="default" w:ascii="Times New Roman" w:hAnsi="Times New Roman" w:eastAsia="黑体" w:cs="Times New Roman"/>
            </w:rPr>
            <w:fldChar w:fldCharType="separate"/>
          </w:r>
          <w:r>
            <w:rPr>
              <w:rFonts w:hint="default" w:ascii="Times New Roman" w:hAnsi="Times New Roman" w:cs="Times New Roman"/>
            </w:rPr>
            <w:t>4.3 结构体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_Toc16496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_Toc19672 </w:instrText>
          </w:r>
          <w:r>
            <w:rPr>
              <w:rFonts w:hint="default" w:ascii="Times New Roman" w:hAnsi="Times New Roman" w:eastAsia="黑体" w:cs="Times New Roman"/>
            </w:rPr>
            <w:fldChar w:fldCharType="separate"/>
          </w:r>
          <w:r>
            <w:rPr>
              <w:rFonts w:hint="default" w:ascii="Times New Roman" w:hAnsi="Times New Roman" w:cs="Times New Roman"/>
            </w:rPr>
            <w:t xml:space="preserve">4.5 </w:t>
          </w:r>
          <w:r>
            <w:rPr>
              <w:rFonts w:hint="default" w:ascii="Times New Roman" w:hAnsi="Times New Roman" w:cs="Times New Roman"/>
              <w:lang w:eastAsia="zh-CN"/>
            </w:rPr>
            <w:t>不同阶段的内存地址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_Toc19672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_Toc25077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 临时变量与资源释放问题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_Toc25077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_Toc19985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4.6.1临时变量的释放时机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_Toc19985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4.6.2临时变量的界限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_Toc7433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4.6.3解引用操作符与资源释放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_Toc7433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_Toc15209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五</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w:t>
          </w:r>
          <w:r>
            <w:rPr>
              <w:rFonts w:hint="default" w:ascii="Times New Roman" w:hAnsi="Times New Roman" w:eastAsia="黑体" w:cs="Times New Roman"/>
              <w:bCs w:val="0"/>
              <w:lang w:val="en-US" w:eastAsia="zh-CN"/>
            </w:rPr>
            <w:t xml:space="preserve"> </w:t>
          </w:r>
          <w:r>
            <w:rPr>
              <w:rFonts w:hint="default" w:ascii="Times New Roman" w:hAnsi="Times New Roman" w:eastAsia="黑体" w:cs="Times New Roman"/>
              <w:bCs w:val="0"/>
            </w:rPr>
            <w:t>编译后端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_Toc5599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5.1结构概述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_Toc19820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5.2信息管理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_Toc19820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_Toc23276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5.3指令层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_Toc23276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_Toc15139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5.4伪指令层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_Toc15139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_Toc20674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5.5应用层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_Toc15306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5.6临时变量的资源分配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_Toc15306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_Toc19190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5.6.1 中间代码if-goto与临时变量释放问题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_Toc28888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5.6.2 流程控制语句与资源释放问题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_Toc28888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_Toc30832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5.6.3 运行时临时变量资源的分配释放的合理性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_Toc30832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_Toc23456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5.7函数上下文保存与中断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_Toc23456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_Toc21275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5.8 栈空间申请与栈顶指针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_Toc21275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_Toc7351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val="en-US" w:eastAsia="zh-CN"/>
            </w:rPr>
            <w:t>第六章  自制工具和测试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_Toc7351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_Toc13863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6.1汇编器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_Toc13863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_Toc13246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6.1.1汇编格式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_Toc5942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6.1.2汇编器输出格式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_Toc5942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_Toc27201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6.1.3汇编器程序结构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_Toc27201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_Toc565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6.2模拟器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_Toc10954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6.2.1初始化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_Toc10954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_Toc13483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6.2.2模拟器的使用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_Toc13483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_Toc19803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_Toc23742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结束语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_Toc23742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_Toc27885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致  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_Toc27885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snapToGrid w:val="0"/>
            <w:spacing w:line="360" w:lineRule="auto"/>
            <w:ind w:firstLine="1680" w:firstLineChars="800"/>
            <w:rPr>
              <w:rFonts w:hint="default" w:ascii="Times New Roman" w:hAnsi="Times New Roman" w:eastAsia="黑体" w:cs="Times New Roman"/>
              <w:sz w:val="32"/>
            </w:rPr>
          </w:pPr>
          <w:r>
            <w:rPr>
              <w:rFonts w:hint="default" w:ascii="Times New Roman" w:hAnsi="Times New Roman" w:eastAsia="黑体" w:cs="Times New Roman"/>
            </w:rPr>
            <w:fldChar w:fldCharType="end"/>
          </w:r>
        </w:p>
      </w:sdtContent>
    </w:sdt>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rPr>
          <w:rFonts w:hint="default" w:ascii="Times New Roman" w:hAnsi="Times New Roman" w:eastAsia="黑体" w:cs="Times New Roman"/>
          <w:sz w:val="32"/>
        </w:rPr>
      </w:pPr>
    </w:p>
    <w:p>
      <w:pPr>
        <w:snapToGrid w:val="0"/>
        <w:spacing w:line="360" w:lineRule="auto"/>
        <w:jc w:val="center"/>
        <w:rPr>
          <w:rStyle w:val="21"/>
          <w:rFonts w:hint="default" w:ascii="Times New Roman" w:hAnsi="Times New Roman" w:eastAsia="黑体" w:cs="Times New Roman"/>
          <w:b w:val="0"/>
          <w:bCs w:val="0"/>
        </w:rPr>
        <w:sectPr>
          <w:pgSz w:w="11906" w:h="16838"/>
          <w:pgMar w:top="1134" w:right="1701" w:bottom="1134" w:left="1701" w:header="851" w:footer="992" w:gutter="0"/>
          <w:cols w:space="425" w:num="1"/>
          <w:docGrid w:type="lines" w:linePitch="312" w:charSpace="0"/>
        </w:sectPr>
      </w:pPr>
    </w:p>
    <w:p>
      <w:pPr>
        <w:pStyle w:val="2"/>
        <w:bidi w:val="0"/>
        <w:rPr>
          <w:rFonts w:hint="default" w:ascii="Times New Roman" w:hAnsi="Times New Roman" w:eastAsia="黑体" w:cs="Times New Roman"/>
          <w:lang w:val="en-US" w:eastAsia="zh-CN"/>
        </w:rPr>
      </w:pPr>
      <w:bookmarkStart w:id="3" w:name="_Toc8058"/>
      <w:r>
        <w:rPr>
          <w:rStyle w:val="21"/>
          <w:rFonts w:hint="default" w:ascii="Times New Roman" w:hAnsi="Times New Roman" w:eastAsia="黑体" w:cs="Times New Roman"/>
          <w:b w:val="0"/>
          <w:bCs w:val="0"/>
        </w:rPr>
        <w:t>第一章  绪论</w:t>
      </w:r>
      <w:bookmarkEnd w:id="3"/>
    </w:p>
    <w:p>
      <w:pPr>
        <w:bidi w:val="0"/>
        <w:rPr>
          <w:ins w:id="333" w:author="王宝彤" w:date="2020-06-21T22:09:08Z"/>
          <w:rFonts w:hint="default"/>
          <w:sz w:val="36"/>
          <w:szCs w:val="36"/>
          <w:lang w:val="en-US" w:eastAsia="zh-CN"/>
          <w:rPrChange w:id="334" w:author="王宝彤" w:date="2020-06-21T22:09:17Z">
            <w:rPr>
              <w:ins w:id="335" w:author="王宝彤" w:date="2020-06-21T22:09:08Z"/>
              <w:rFonts w:hint="default"/>
              <w:lang w:val="en-US" w:eastAsia="zh-CN"/>
            </w:rPr>
          </w:rPrChange>
        </w:rPr>
        <w:pPrChange w:id="332" w:author="王宝彤" w:date="2020-06-21T22:09:13Z">
          <w:pPr>
            <w:pStyle w:val="2"/>
            <w:bidi w:val="0"/>
          </w:pPr>
        </w:pPrChange>
      </w:pPr>
      <w:ins w:id="336" w:author="王宝彤" w:date="2020-06-21T22:09:08Z">
        <w:bookmarkStart w:id="4" w:name="_Toc25286"/>
        <w:r>
          <w:rPr>
            <w:rFonts w:hint="eastAsia"/>
            <w:sz w:val="36"/>
            <w:szCs w:val="36"/>
            <w:lang w:val="en-US" w:eastAsia="zh-CN"/>
            <w:rPrChange w:id="337" w:author="王宝彤" w:date="2020-06-21T22:09:17Z">
              <w:rPr>
                <w:rFonts w:hint="eastAsia"/>
                <w:lang w:val="en-US" w:eastAsia="zh-CN"/>
              </w:rPr>
            </w:rPrChange>
          </w:rPr>
          <w:t>↑粗横线和细横线要照着模板</w:t>
        </w:r>
      </w:ins>
    </w:p>
    <w:p>
      <w:pPr>
        <w:pStyle w:val="3"/>
        <w:bidi w:val="0"/>
        <w:rPr>
          <w:ins w:id="339" w:author="王宝彤" w:date="2020-06-21T22:09:07Z"/>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1.1研究背景和意义</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编译器是将高级语言程序翻译成处理器可以识别的机器语言的系统软件</w:t>
      </w:r>
      <w:r>
        <w:rPr>
          <w:rFonts w:hint="default" w:ascii="Times New Roman" w:hAnsi="Times New Roman" w:cs="Times New Roman" w:eastAsiaTheme="minorEastAsia"/>
          <w:sz w:val="24"/>
          <w:vertAlign w:val="superscript"/>
        </w:rPr>
        <w:t>[1]</w:t>
      </w:r>
      <w:r>
        <w:rPr>
          <w:rFonts w:hint="default" w:ascii="Times New Roman" w:hAnsi="Times New Roman" w:cs="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w:t>
      </w:r>
      <w:del w:id="340" w:author="王宝彤" w:date="2020-06-21T22:41:36Z">
        <w:r>
          <w:rPr>
            <w:rFonts w:hint="default" w:ascii="Times New Roman" w:hAnsi="Times New Roman" w:cs="Times New Roman"/>
            <w:sz w:val="24"/>
            <w:szCs w:val="24"/>
          </w:rPr>
          <w:delText>C语言</w:delText>
        </w:r>
      </w:del>
      <w:ins w:id="341" w:author="王宝彤" w:date="2020-06-21T22:41:36Z">
        <w:r>
          <w:rPr>
            <w:rFonts w:hint="eastAsia" w:ascii="Times New Roman" w:hAnsi="Times New Roman" w:cs="Times New Roman"/>
            <w:sz w:val="24"/>
            <w:szCs w:val="24"/>
            <w:lang w:eastAsia="zh-CN"/>
          </w:rPr>
          <w:t>C语言</w:t>
        </w:r>
      </w:ins>
      <w:r>
        <w:rPr>
          <w:rFonts w:hint="default" w:ascii="Times New Roman" w:hAnsi="Times New Roman" w:cs="Times New Roman"/>
          <w:sz w:val="24"/>
          <w:szCs w:val="24"/>
        </w:rPr>
        <w:t>是计算机从业者学习最广泛的语言之一。编译器源程序的语言是在</w:t>
      </w:r>
      <w:del w:id="342" w:author="王宝彤" w:date="2020-06-21T22:41:36Z">
        <w:r>
          <w:rPr>
            <w:rFonts w:hint="default" w:ascii="Times New Roman" w:hAnsi="Times New Roman" w:cs="Times New Roman"/>
            <w:sz w:val="24"/>
            <w:szCs w:val="24"/>
          </w:rPr>
          <w:delText>C语言</w:delText>
        </w:r>
      </w:del>
      <w:ins w:id="343" w:author="王宝彤" w:date="2020-06-21T22:41:36Z">
        <w:r>
          <w:rPr>
            <w:rFonts w:hint="eastAsia" w:ascii="Times New Roman" w:hAnsi="Times New Roman" w:cs="Times New Roman"/>
            <w:sz w:val="24"/>
            <w:szCs w:val="24"/>
            <w:lang w:eastAsia="zh-CN"/>
          </w:rPr>
          <w:t>C语言</w:t>
        </w:r>
      </w:ins>
      <w:r>
        <w:rPr>
          <w:rFonts w:hint="default" w:ascii="Times New Roman" w:hAnsi="Times New Roman" w:cs="Times New Roman"/>
          <w:sz w:val="24"/>
          <w:szCs w:val="24"/>
        </w:rPr>
        <w:t>的基础上进行简化、修改后的语言，对其编译效果比较熟悉，也利于编译器的设计。</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r>
        <w:rPr>
          <w:rFonts w:hint="default" w:ascii="Times New Roman" w:hAnsi="Times New Roman" w:cs="Times New Roman"/>
          <w:sz w:val="24"/>
          <w:szCs w:val="24"/>
          <w:lang w:eastAsia="zh-CN"/>
        </w:rPr>
        <w:t>同时，编译技术的发展使得编写大型工程成为可能，同时也带来了许多优化方案，</w:t>
      </w:r>
      <w:r>
        <w:rPr>
          <w:rFonts w:hint="default" w:ascii="Times New Roman" w:hAnsi="Times New Roman" w:cs="Times New Roman"/>
          <w:sz w:val="24"/>
          <w:szCs w:val="24"/>
        </w:rPr>
        <w:t>例如：GCC 提供了数种编译选项优化等级，每个优化等级又提供了几个许多可选项，来适应特定优化需求</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baseline"/>
          <w:lang w:eastAsia="zh-CN"/>
        </w:rPr>
        <w:t>。</w:t>
      </w:r>
    </w:p>
    <w:p>
      <w:pPr>
        <w:spacing w:line="300" w:lineRule="auto"/>
        <w:ind w:firstLine="480" w:firstLineChars="200"/>
        <w:rPr>
          <w:rFonts w:hint="default" w:ascii="Times New Roman" w:hAnsi="Times New Roman" w:cs="Times New Roman"/>
        </w:rPr>
      </w:pPr>
      <w:r>
        <w:rPr>
          <w:rFonts w:hint="default" w:ascii="Times New Roman" w:hAnsi="Times New Roman" w:cs="Times New Roman"/>
          <w:sz w:val="24"/>
          <w:szCs w:val="24"/>
        </w:rPr>
        <w:t>编译器的开发实现具有很高教学价值。编译器的开发可以增加大学期间课程之的宏观理解、加强复杂系统软件的开发能力、提升对计算机系统从硬件到软件整理链路的理解</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bidi w:val="0"/>
        <w:rPr>
          <w:rFonts w:hint="default" w:ascii="Times New Roman" w:hAnsi="Times New Roman" w:cs="Times New Roman"/>
          <w:lang w:val="en-US" w:eastAsia="zh-CN"/>
        </w:rPr>
      </w:pPr>
      <w:bookmarkStart w:id="5" w:name="_Toc12730"/>
      <w:r>
        <w:rPr>
          <w:rFonts w:hint="default" w:ascii="Times New Roman" w:hAnsi="Times New Roman" w:cs="Times New Roman"/>
        </w:rPr>
        <w:t>1.</w:t>
      </w:r>
      <w:r>
        <w:rPr>
          <w:rFonts w:hint="default" w:ascii="Times New Roman" w:hAnsi="Times New Roman" w:cs="Times New Roman"/>
          <w:lang w:val="en-US" w:eastAsia="zh-CN"/>
        </w:rPr>
        <w:t>2国内外教学用编译器现状</w:t>
      </w:r>
      <w:bookmarkEnd w:id="5"/>
    </w:p>
    <w:p>
      <w:pPr>
        <w:tabs>
          <w:tab w:val="left" w:pos="180"/>
        </w:tabs>
        <w:spacing w:line="300" w:lineRule="auto"/>
        <w:ind w:firstLine="480" w:firstLineChars="200"/>
        <w:rPr>
          <w:rFonts w:hint="default" w:ascii="Times New Roman" w:hAnsi="Times New Roman" w:cs="Times New Roman"/>
          <w:sz w:val="24"/>
        </w:rPr>
      </w:pPr>
      <w:r>
        <w:rPr>
          <w:rFonts w:hint="default" w:ascii="Times New Roman" w:hAnsi="Times New Roman" w:cs="Times New Roman"/>
          <w:sz w:val="24"/>
          <w:szCs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w:t>
      </w:r>
      <w:r>
        <w:rPr>
          <w:rFonts w:hint="default" w:ascii="Times New Roman" w:hAnsi="Times New Roman" w:eastAsia="仿宋_GB2312" w:cs="Times New Roman"/>
          <w:sz w:val="24"/>
          <w:vertAlign w:val="superscript"/>
        </w:rPr>
        <w:t>[</w:t>
      </w:r>
      <w:r>
        <w:rPr>
          <w:rFonts w:hint="default" w:ascii="Times New Roman" w:hAnsi="Times New Roman" w:eastAsia="仿宋_GB2312" w:cs="Times New Roman"/>
          <w:sz w:val="24"/>
          <w:vertAlign w:val="superscript"/>
          <w:lang w:val="en-US" w:eastAsia="zh-CN"/>
        </w:rPr>
        <w:t>2</w:t>
      </w:r>
      <w:r>
        <w:rPr>
          <w:rFonts w:hint="default" w:ascii="Times New Roman" w:hAnsi="Times New Roman" w:eastAsia="仿宋_GB2312" w:cs="Times New Roman"/>
          <w:sz w:val="24"/>
          <w:vertAlign w:val="superscript"/>
        </w:rPr>
        <w:t>]</w:t>
      </w:r>
      <w:r>
        <w:rPr>
          <w:rFonts w:hint="default" w:ascii="Times New Roman" w:hAnsi="Times New Roman" w:cs="Times New Roman"/>
          <w:sz w:val="24"/>
          <w:szCs w:val="24"/>
        </w:rPr>
        <w:t>，但是质量良莠不齐，普遍没有详细的文档，不能适应针对特定平台的编译要求，难以用于教学。</w:t>
      </w: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bidi w:val="0"/>
        <w:rPr>
          <w:rStyle w:val="21"/>
          <w:rFonts w:hint="eastAsia" w:ascii="Times New Roman" w:hAnsi="Times New Roman" w:eastAsia="黑体" w:cs="Times New Roman"/>
          <w:b w:val="0"/>
          <w:bCs w:val="0"/>
          <w:lang w:eastAsia="zh-CN"/>
        </w:rPr>
      </w:pPr>
      <w:bookmarkStart w:id="6" w:name="_Toc27142"/>
      <w:r>
        <w:rPr>
          <w:rStyle w:val="21"/>
          <w:rFonts w:hint="default" w:ascii="Times New Roman" w:hAnsi="Times New Roman" w:eastAsia="黑体" w:cs="Times New Roman"/>
          <w:b w:val="0"/>
          <w:bCs w:val="0"/>
        </w:rPr>
        <w:t>第二章  编译</w:t>
      </w:r>
      <w:r>
        <w:rPr>
          <w:rStyle w:val="21"/>
          <w:rFonts w:hint="default" w:ascii="Times New Roman" w:hAnsi="Times New Roman" w:eastAsia="黑体" w:cs="Times New Roman"/>
          <w:b w:val="0"/>
          <w:bCs w:val="0"/>
          <w:lang w:eastAsia="zh-CN"/>
        </w:rPr>
        <w:t>前端</w:t>
      </w:r>
      <w:del w:id="344" w:author="王宝彤" w:date="2020-06-21T21:50:04Z">
        <w:r>
          <w:rPr>
            <w:rStyle w:val="21"/>
            <w:rFonts w:hint="default" w:ascii="Times New Roman" w:hAnsi="Times New Roman" w:eastAsia="黑体" w:cs="Times New Roman"/>
            <w:b w:val="0"/>
            <w:bCs w:val="0"/>
          </w:rPr>
          <w:delText>算法</w:delText>
        </w:r>
        <w:bookmarkEnd w:id="6"/>
      </w:del>
      <w:ins w:id="345" w:author="王宝彤" w:date="2020-06-21T21:50:04Z">
        <w:r>
          <w:rPr>
            <w:rStyle w:val="21"/>
            <w:rFonts w:hint="eastAsia" w:ascii="Times New Roman" w:hAnsi="Times New Roman" w:eastAsia="黑体" w:cs="Times New Roman"/>
            <w:b w:val="0"/>
            <w:bCs w:val="0"/>
            <w:lang w:eastAsia="zh-CN"/>
          </w:rPr>
          <w:t>理论</w:t>
        </w:r>
      </w:ins>
    </w:p>
    <w:p>
      <w:pPr>
        <w:pStyle w:val="3"/>
        <w:bidi w:val="0"/>
        <w:rPr>
          <w:rFonts w:hint="default" w:ascii="Times New Roman" w:hAnsi="Times New Roman" w:cs="Times New Roman"/>
        </w:rPr>
      </w:pPr>
      <w:bookmarkStart w:id="7" w:name="_Toc17051"/>
      <w:r>
        <w:rPr>
          <w:rFonts w:hint="default" w:ascii="Times New Roman" w:hAnsi="Times New Roman" w:cs="Times New Roman"/>
        </w:rPr>
        <w:t>2.1</w:t>
      </w:r>
      <w:ins w:id="346" w:author="王宝彤" w:date="2020-06-21T22:36:25Z">
        <w:r>
          <w:rPr>
            <w:rStyle w:val="21"/>
            <w:rFonts w:hint="default" w:ascii="Times New Roman" w:hAnsi="Times New Roman" w:eastAsia="黑体" w:cs="Times New Roman"/>
            <w:b w:val="0"/>
            <w:bCs w:val="0"/>
          </w:rPr>
          <w:t>编译</w:t>
        </w:r>
      </w:ins>
      <w:ins w:id="347" w:author="王宝彤" w:date="2020-06-21T22:36:25Z">
        <w:r>
          <w:rPr>
            <w:rStyle w:val="21"/>
            <w:rFonts w:hint="default" w:ascii="Times New Roman" w:hAnsi="Times New Roman" w:eastAsia="黑体" w:cs="Times New Roman"/>
            <w:b w:val="0"/>
            <w:bCs w:val="0"/>
            <w:lang w:eastAsia="zh-CN"/>
          </w:rPr>
          <w:t>前端</w:t>
        </w:r>
      </w:ins>
      <w:ins w:id="348" w:author="王宝彤" w:date="2020-06-21T22:35:58Z">
        <w:r>
          <w:rPr>
            <w:rFonts w:hint="eastAsia" w:ascii="Times New Roman" w:hAnsi="Times New Roman" w:cs="Times New Roman"/>
            <w:lang w:eastAsia="zh-CN"/>
          </w:rPr>
          <w:t>理论</w:t>
        </w:r>
      </w:ins>
      <w:r>
        <w:rPr>
          <w:rFonts w:hint="default" w:ascii="Times New Roman" w:hAnsi="Times New Roman" w:cs="Times New Roman"/>
        </w:rPr>
        <w:t>概述</w:t>
      </w:r>
      <w:bookmarkEnd w:id="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语法分析算法采用SRL(1)分析法，它比LR(0)分析法功能强大，比LR(1)分析法实现简单，其算法要点是如何计算</w:t>
      </w:r>
      <w:del w:id="349" w:author="王宝彤" w:date="2020-06-21T22:17:06Z">
        <w:r>
          <w:rPr>
            <w:rFonts w:hint="default" w:ascii="Times New Roman" w:hAnsi="Times New Roman" w:cs="Times New Roman"/>
            <w:sz w:val="24"/>
            <w:szCs w:val="24"/>
            <w:lang w:val="en-US" w:eastAsia="zh-CN"/>
          </w:rPr>
          <w:delText>移进归约表</w:delText>
        </w:r>
      </w:del>
      <w:ins w:id="350" w:author="王宝彤" w:date="2020-06-21T22:17:06Z">
        <w:r>
          <w:rPr>
            <w:rFonts w:hint="eastAsia" w:ascii="Times New Roman" w:hAnsi="Times New Roman" w:cs="Times New Roman"/>
            <w:sz w:val="24"/>
            <w:szCs w:val="24"/>
            <w:lang w:val="en-US" w:eastAsia="zh-CN"/>
          </w:rPr>
          <w:t>移进-归约表</w:t>
        </w:r>
      </w:ins>
      <w:r>
        <w:rPr>
          <w:rFonts w:hint="default" w:ascii="Times New Roman" w:hAnsi="Times New Roman" w:cs="Times New Roman"/>
          <w:sz w:val="24"/>
          <w:szCs w:val="24"/>
          <w:lang w:val="en-US" w:eastAsia="zh-CN"/>
        </w:rPr>
        <w:t>。编译前端读取lan/lan.txt中的文法规定，进行针对文法的词法分析，并进行“求解项目集规范族”的运算</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，生成语法分析的</w:t>
      </w:r>
      <w:del w:id="351" w:author="王宝彤" w:date="2020-06-21T22:17:06Z">
        <w:r>
          <w:rPr>
            <w:rFonts w:hint="default" w:ascii="Times New Roman" w:hAnsi="Times New Roman" w:cs="Times New Roman"/>
            <w:sz w:val="24"/>
            <w:szCs w:val="24"/>
            <w:lang w:val="en-US" w:eastAsia="zh-CN"/>
          </w:rPr>
          <w:delText>移进归约表</w:delText>
        </w:r>
      </w:del>
      <w:ins w:id="352" w:author="王宝彤" w:date="2020-06-21T22:17:06Z">
        <w:r>
          <w:rPr>
            <w:rFonts w:hint="eastAsia" w:ascii="Times New Roman" w:hAnsi="Times New Roman" w:cs="Times New Roman"/>
            <w:sz w:val="24"/>
            <w:szCs w:val="24"/>
            <w:lang w:val="en-US" w:eastAsia="zh-CN"/>
          </w:rPr>
          <w:t>移进-归约表</w:t>
        </w:r>
      </w:ins>
      <w:r>
        <w:rPr>
          <w:rFonts w:hint="default" w:ascii="Times New Roman" w:hAnsi="Times New Roman" w:cs="Times New Roman"/>
          <w:sz w:val="24"/>
          <w:szCs w:val="24"/>
          <w:lang w:val="en-US" w:eastAsia="zh-CN"/>
        </w:rPr>
        <w:t>（或称之为状态转移矩阵）。</w:t>
      </w:r>
    </w:p>
    <w:p>
      <w:pPr>
        <w:pStyle w:val="3"/>
        <w:bidi w:val="0"/>
        <w:rPr>
          <w:rFonts w:hint="default" w:ascii="Times New Roman" w:hAnsi="Times New Roman" w:cs="Times New Roman"/>
        </w:rPr>
      </w:pPr>
      <w:bookmarkStart w:id="8" w:name="_Toc8607"/>
      <w:r>
        <w:rPr>
          <w:rFonts w:hint="default" w:ascii="Times New Roman" w:hAnsi="Times New Roman" w:cs="Times New Roman"/>
        </w:rPr>
        <w:t>2.2词法分析</w:t>
      </w:r>
      <w:bookmarkEnd w:id="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firstLineChars="200"/>
        <w:rPr>
          <w:del w:id="353" w:author="王宝彤" w:date="2020-06-21T22:12:33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词法分析的输出为包含单词名、真值、坐标、标签等成员的元组，其具体成员可以由语法分析器和文法的具体设计而定。</w:t>
      </w:r>
    </w:p>
    <w:p>
      <w:pPr>
        <w:spacing w:line="300" w:lineRule="auto"/>
        <w:ind w:firstLine="480" w:firstLineChars="200"/>
        <w:rPr>
          <w:rFonts w:hint="default" w:ascii="Times New Roman" w:hAnsi="Times New Roman" w:cs="Times New Roman"/>
          <w:sz w:val="24"/>
          <w:szCs w:val="24"/>
          <w:lang w:val="en-US" w:eastAsia="zh-CN"/>
        </w:rPr>
        <w:pPrChange w:id="354" w:author="王宝彤" w:date="2020-06-21T22:12:33Z">
          <w:pPr>
            <w:spacing w:line="300" w:lineRule="auto"/>
            <w:ind w:firstLine="480" w:firstLineChars="200"/>
          </w:pPr>
        </w:pPrChange>
      </w:pPr>
      <w:del w:id="355" w:author="王宝彤" w:date="2020-06-21T22:12:10Z">
        <w:r>
          <w:rPr>
            <w:rFonts w:hint="default" w:ascii="Times New Roman" w:hAnsi="Times New Roman" w:cs="Times New Roman"/>
            <w:sz w:val="24"/>
            <w:szCs w:val="24"/>
            <w:lang w:val="en-US" w:eastAsia="zh-CN"/>
          </w:rPr>
          <w:delText>其中</w:delText>
        </w:r>
      </w:del>
      <w:r>
        <w:rPr>
          <w:rFonts w:hint="default" w:ascii="Times New Roman" w:hAnsi="Times New Roman" w:cs="Times New Roman"/>
          <w:sz w:val="24"/>
          <w:szCs w:val="24"/>
          <w:lang w:val="en-US" w:eastAsia="zh-CN"/>
        </w:rPr>
        <w:t>单词名应该与文法中的</w:t>
      </w:r>
      <w:ins w:id="356" w:author="王宝彤" w:date="2020-06-21T22:11:02Z">
        <w:r>
          <w:rPr>
            <w:rFonts w:hint="eastAsia" w:ascii="Times New Roman" w:hAnsi="Times New Roman" w:cs="Times New Roman"/>
            <w:sz w:val="24"/>
            <w:szCs w:val="24"/>
            <w:lang w:val="en-US" w:eastAsia="zh-CN"/>
          </w:rPr>
          <w:t>“”</w:t>
        </w:r>
      </w:ins>
      <w:del w:id="357" w:author="王宝彤" w:date="2020-06-21T22:11:02Z">
        <w:r>
          <w:rPr>
            <w:rFonts w:hint="default" w:ascii="Times New Roman" w:hAnsi="Times New Roman" w:cs="Times New Roman"/>
            <w:sz w:val="24"/>
            <w:szCs w:val="24"/>
            <w:lang w:val="en-US" w:eastAsia="zh-CN"/>
          </w:rPr>
          <w:delText>”</w:delText>
        </w:r>
      </w:del>
      <w:r>
        <w:rPr>
          <w:rFonts w:hint="default" w:ascii="Times New Roman" w:hAnsi="Times New Roman" w:cs="Times New Roman"/>
          <w:sz w:val="24"/>
          <w:szCs w:val="24"/>
          <w:lang w:val="en-US" w:eastAsia="zh-CN"/>
        </w:rPr>
        <w:t>终结符”相对应。如文法中定义了&lt;返回语句&gt;-&gt;’return’&lt;值&gt;; 则词法分析时遇到“return”，该成员应当填写为”return”而不是”[关键字]”。</w:t>
      </w:r>
    </w:p>
    <w:p>
      <w:pPr>
        <w:spacing w:line="300" w:lineRule="auto"/>
        <w:ind w:firstLine="480" w:firstLineChars="200"/>
        <w:rPr>
          <w:rFonts w:hint="default" w:ascii="Times New Roman" w:hAnsi="Times New Roman" w:cs="Times New Roman"/>
          <w:sz w:val="24"/>
          <w:szCs w:val="24"/>
          <w:u w:val="single"/>
          <w:lang w:val="en-US" w:eastAsia="zh-CN"/>
          <w:rPrChange w:id="358" w:author="王宝彤" w:date="2020-06-21T22:12:59Z">
            <w:rPr>
              <w:rFonts w:hint="default" w:ascii="Times New Roman" w:hAnsi="Times New Roman" w:cs="Times New Roman"/>
              <w:sz w:val="24"/>
              <w:szCs w:val="24"/>
              <w:lang w:val="en-US" w:eastAsia="zh-CN"/>
            </w:rPr>
          </w:rPrChange>
        </w:rPr>
      </w:pPr>
      <w:r>
        <w:rPr>
          <w:rFonts w:hint="default" w:ascii="Times New Roman" w:hAnsi="Times New Roman" w:cs="Times New Roman"/>
          <w:sz w:val="24"/>
          <w:szCs w:val="24"/>
          <w:u w:val="single"/>
          <w:lang w:val="en-US" w:eastAsia="zh-CN"/>
          <w:rPrChange w:id="359" w:author="王宝彤" w:date="2020-06-21T22:12:59Z">
            <w:rPr>
              <w:rFonts w:hint="default" w:ascii="Times New Roman" w:hAnsi="Times New Roman" w:cs="Times New Roman"/>
              <w:sz w:val="24"/>
              <w:szCs w:val="24"/>
              <w:lang w:val="en-US" w:eastAsia="zh-CN"/>
            </w:rPr>
          </w:rPrChange>
        </w:rPr>
        <w:t>其中真值用于保存常量，如词法分析识别到整数12345，则使用真值成员保存该值，并将名字成员写为统一的“[常量]”名字，方便文法进行统一规定。</w:t>
      </w:r>
    </w:p>
    <w:p>
      <w:pPr>
        <w:spacing w:line="300" w:lineRule="auto"/>
        <w:ind w:firstLine="480" w:firstLineChars="200"/>
        <w:rPr>
          <w:rFonts w:hint="default" w:ascii="Times New Roman" w:hAnsi="Times New Roman" w:cs="Times New Roman"/>
          <w:sz w:val="24"/>
          <w:szCs w:val="24"/>
          <w:u w:val="single"/>
          <w:lang w:val="en-US" w:eastAsia="zh-CN"/>
          <w:rPrChange w:id="360" w:author="王宝彤" w:date="2020-06-21T22:12:59Z">
            <w:rPr>
              <w:rFonts w:hint="default" w:ascii="Times New Roman" w:hAnsi="Times New Roman" w:cs="Times New Roman"/>
              <w:sz w:val="24"/>
              <w:szCs w:val="24"/>
              <w:lang w:val="en-US" w:eastAsia="zh-CN"/>
            </w:rPr>
          </w:rPrChange>
        </w:rPr>
      </w:pPr>
      <w:r>
        <w:rPr>
          <w:rFonts w:hint="default" w:ascii="Times New Roman" w:hAnsi="Times New Roman" w:cs="Times New Roman"/>
          <w:sz w:val="24"/>
          <w:szCs w:val="24"/>
          <w:u w:val="single"/>
          <w:lang w:val="en-US" w:eastAsia="zh-CN"/>
          <w:rPrChange w:id="361" w:author="王宝彤" w:date="2020-06-21T22:12:59Z">
            <w:rPr>
              <w:rFonts w:hint="default" w:ascii="Times New Roman" w:hAnsi="Times New Roman" w:cs="Times New Roman"/>
              <w:sz w:val="24"/>
              <w:szCs w:val="24"/>
              <w:lang w:val="en-US" w:eastAsia="zh-CN"/>
            </w:rPr>
          </w:rPrChange>
        </w:rPr>
        <w:t>其中坐标成员分别记录了该元组在源代码中出现的行、列。以便后续报错定位使用。</w:t>
      </w:r>
    </w:p>
    <w:p>
      <w:pPr>
        <w:spacing w:line="300" w:lineRule="auto"/>
        <w:ind w:firstLine="480" w:firstLineChars="200"/>
        <w:rPr>
          <w:rFonts w:hint="default" w:ascii="Times New Roman" w:hAnsi="Times New Roman" w:cs="Times New Roman"/>
          <w:sz w:val="24"/>
          <w:szCs w:val="24"/>
          <w:u w:val="single"/>
          <w:lang w:val="en-US" w:eastAsia="zh-CN"/>
          <w:rPrChange w:id="362" w:author="王宝彤" w:date="2020-06-21T22:12:59Z">
            <w:rPr>
              <w:rFonts w:hint="default" w:ascii="Times New Roman" w:hAnsi="Times New Roman" w:cs="Times New Roman"/>
              <w:sz w:val="24"/>
              <w:szCs w:val="24"/>
              <w:lang w:val="en-US" w:eastAsia="zh-CN"/>
            </w:rPr>
          </w:rPrChange>
        </w:rPr>
      </w:pPr>
      <w:r>
        <w:rPr>
          <w:rFonts w:hint="default" w:ascii="Times New Roman" w:hAnsi="Times New Roman" w:cs="Times New Roman"/>
          <w:sz w:val="24"/>
          <w:szCs w:val="24"/>
          <w:u w:val="single"/>
          <w:lang w:val="en-US" w:eastAsia="zh-CN"/>
          <w:rPrChange w:id="363" w:author="王宝彤" w:date="2020-06-21T22:12:59Z">
            <w:rPr>
              <w:rFonts w:hint="default" w:ascii="Times New Roman" w:hAnsi="Times New Roman" w:cs="Times New Roman"/>
              <w:sz w:val="24"/>
              <w:szCs w:val="24"/>
              <w:lang w:val="en-US" w:eastAsia="zh-CN"/>
            </w:rPr>
          </w:rPrChange>
        </w:rPr>
        <w:t>其中标签成员用于标识该单词的属性，用于分类区分。</w:t>
      </w:r>
    </w:p>
    <w:p>
      <w:pPr>
        <w:ind w:firstLine="420" w:firstLineChars="0"/>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9" w:name="_Toc17082"/>
      <w:r>
        <w:rPr>
          <w:rFonts w:hint="default" w:ascii="Times New Roman" w:hAnsi="Times New Roman" w:cs="Times New Roman"/>
        </w:rPr>
        <w:t>2.3</w:t>
      </w:r>
      <w:r>
        <w:rPr>
          <w:rFonts w:hint="default" w:ascii="Times New Roman" w:hAnsi="Times New Roman" w:cs="Times New Roman"/>
          <w:lang w:val="en-US" w:eastAsia="zh-CN"/>
        </w:rPr>
        <w:t>语法分析</w:t>
      </w:r>
      <w:bookmarkEnd w:id="9"/>
    </w:p>
    <w:p>
      <w:pPr>
        <w:pStyle w:val="4"/>
        <w:bidi w:val="0"/>
        <w:rPr>
          <w:rFonts w:hint="default" w:ascii="Times New Roman" w:hAnsi="Times New Roman" w:cs="Times New Roman"/>
          <w:lang w:eastAsia="zh-CN"/>
        </w:rPr>
      </w:pPr>
      <w:bookmarkStart w:id="10" w:name="_Toc31655"/>
      <w:r>
        <w:rPr>
          <w:rFonts w:hint="default" w:ascii="Times New Roman" w:hAnsi="Times New Roman" w:cs="Times New Roman"/>
        </w:rPr>
        <w:t>2.3.1文法</w:t>
      </w:r>
      <w:r>
        <w:rPr>
          <w:rFonts w:hint="default" w:ascii="Times New Roman" w:hAnsi="Times New Roman" w:cs="Times New Roman"/>
          <w:lang w:eastAsia="zh-CN"/>
        </w:rPr>
        <w:t>设计总则</w:t>
      </w:r>
      <w:bookmarkEnd w:id="10"/>
    </w:p>
    <w:p>
      <w:pPr>
        <w:spacing w:line="300" w:lineRule="auto"/>
        <w:ind w:firstLine="480" w:firstLineChars="200"/>
        <w:rPr>
          <w:del w:id="364" w:author="王宝彤" w:date="2020-06-21T22:13:08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在编译项目的开发之前，要首先确定源语言。而源语言的确定就要确定该语言的文法。</w:t>
      </w:r>
    </w:p>
    <w:p>
      <w:pPr>
        <w:spacing w:line="300" w:lineRule="auto"/>
        <w:ind w:firstLine="480" w:firstLineChars="200"/>
        <w:rPr>
          <w:rFonts w:hint="default" w:ascii="Times New Roman" w:hAnsi="Times New Roman" w:cs="Times New Roman"/>
          <w:sz w:val="24"/>
          <w:szCs w:val="24"/>
          <w:lang w:val="en-US" w:eastAsia="zh-CN"/>
        </w:rPr>
        <w:pPrChange w:id="365" w:author="王宝彤" w:date="2020-06-21T22:13:08Z">
          <w:pPr>
            <w:spacing w:line="300" w:lineRule="auto"/>
            <w:ind w:firstLine="480" w:firstLineChars="200"/>
          </w:pPr>
        </w:pPrChange>
      </w:pPr>
      <w:r>
        <w:rPr>
          <w:rFonts w:hint="default" w:ascii="Times New Roman" w:hAnsi="Times New Roman" w:cs="Times New Roman"/>
          <w:sz w:val="24"/>
          <w:szCs w:val="24"/>
          <w:lang w:val="en-US" w:eastAsia="zh-CN"/>
        </w:rPr>
        <w:t>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允许文法存在左递归和右递归。</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允许一定程度的移进-归约冲突。</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不允许文法的二义性，体现在不能出现两个等价的非终结符，否则会出现文法解决的移进-归约冲突。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为了计算方便，额外加入的一条规则：</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文法不允许使用ε符号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后期进行语法制导时，为降低工作量只进行归约项目的制导而不进行移进项目的制导，需要在设计文法时进行部分特殊设计：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文法对归约顺序有强要求时，需按照实际情况对文法进行拆分。</w:t>
      </w:r>
    </w:p>
    <w:p>
      <w:pPr>
        <w:pStyle w:val="4"/>
        <w:bidi w:val="0"/>
        <w:rPr>
          <w:del w:id="366" w:author="王宝彤" w:date="2020-06-21T22:13:18Z"/>
          <w:rFonts w:hint="default" w:ascii="Times New Roman" w:hAnsi="Times New Roman" w:cs="Times New Roman"/>
          <w:lang w:eastAsia="zh-CN"/>
        </w:rPr>
      </w:pPr>
      <w:bookmarkStart w:id="11" w:name="_Toc14358"/>
      <w:r>
        <w:rPr>
          <w:rFonts w:hint="default" w:ascii="Times New Roman" w:hAnsi="Times New Roman" w:cs="Times New Roman"/>
        </w:rPr>
        <w:t>2.3.2文法</w:t>
      </w:r>
      <w:r>
        <w:rPr>
          <w:rFonts w:hint="default" w:ascii="Times New Roman" w:hAnsi="Times New Roman" w:cs="Times New Roman"/>
          <w:lang w:eastAsia="zh-CN"/>
        </w:rPr>
        <w:t>设计与描述</w:t>
      </w:r>
      <w:bookmarkEnd w:id="11"/>
    </w:p>
    <w:p>
      <w:pPr>
        <w:pStyle w:val="4"/>
        <w:rPr>
          <w:rFonts w:hint="default" w:ascii="Times New Roman" w:hAnsi="Times New Roman" w:cs="Times New Roman"/>
          <w:lang w:eastAsia="zh-CN"/>
        </w:rPr>
        <w:pPrChange w:id="367" w:author="王宝彤" w:date="2020-06-21T22:13:18Z">
          <w:pPr/>
        </w:pPrChange>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满足开发过程中对文法的动态修改需要，要将文法以描述语言的形式保存在文件中。该lan.txt文法文件的格式规则</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非终结符由尖括号表示，如：&lt;程序&gt;。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源程序中出现的终结符字符串由单引号表示，如：’break’。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词法分析对应的类别终结符由中括号表示，如：[关键字]、[常量]。</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产生式的推导符由箭头“-&gt;”表示。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具有相同左部的产生式进行合并时，使用“|”符号分割。例如a-&gt;b和a-&gt;c可合并为a-&gt;a|b。</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一条产生式或者几条产生式以“|”合并后构成一“行”，每行由英文分号表示结束，空格、制表符、换行符等无意义。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文法在语言描述上由若干行组成；文法在编译角度上由若干产生式组成。使用“|”合并的一行仍然认为是多条产生式。也就是产生式个数=行数+“|”符号数。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使用上述描述语言将源语言进行描述。该源语言是基于</w:t>
      </w:r>
      <w:del w:id="368" w:author="王宝彤" w:date="2020-06-21T22:41:36Z">
        <w:r>
          <w:rPr>
            <w:rFonts w:hint="default" w:ascii="Times New Roman" w:hAnsi="Times New Roman" w:cs="Times New Roman"/>
            <w:sz w:val="24"/>
            <w:szCs w:val="24"/>
            <w:lang w:val="en-US" w:eastAsia="zh-CN"/>
          </w:rPr>
          <w:delText>c语言</w:delText>
        </w:r>
      </w:del>
      <w:ins w:id="369"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为蓝本的再设计语言。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宏观上看，我们将程序看作是若干外部声明的集合。外部声明包括：</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函数定义或声明（缺省声明）</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变量定义或声明（缺省定义）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结构体定义或声明（缺省声明）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&lt;外部声明&gt;-&gt;&lt;struct定义&gt;';'|&lt;函数定义&gt;|&lt;变量声明或定义&gt;';';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&lt;函数声明&gt;-&gt;&lt;变量声明或定义&gt;;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程序块指的是由花括号包围的语句列表。区分了</w:t>
      </w:r>
      <w:del w:id="370" w:author="王宝彤" w:date="2020-06-21T22:41:36Z">
        <w:r>
          <w:rPr>
            <w:rFonts w:hint="default" w:ascii="Times New Roman" w:hAnsi="Times New Roman" w:cs="Times New Roman"/>
            <w:sz w:val="24"/>
            <w:szCs w:val="24"/>
            <w:lang w:val="en-US" w:eastAsia="zh-CN"/>
          </w:rPr>
          <w:delText>c语言</w:delText>
        </w:r>
      </w:del>
      <w:ins w:id="371"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的物理层次和变量的命名空间。故有如下定义：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结构体的定义是由结构体的声明和变量声明列表组成。有如下定义：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ab/>
      </w:r>
      <w:r>
        <w:rPr>
          <w:rFonts w:hint="default" w:ascii="Times New Roman" w:hAnsi="Times New Roman" w:cs="Times New Roman"/>
          <w:sz w:val="24"/>
          <w:szCs w:val="24"/>
          <w:shd w:val="clear" w:color="FFFFFF" w:fill="D9D9D9"/>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del w:id="372" w:author="王宝彤" w:date="2020-06-21T22:14:04Z"/>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&lt;变量声明或定义列表&gt;-&gt;&lt;变量声明或定义&gt;';'&lt;变量声明或定义列表&gt;|&lt;变量声明或定义&gt;';';</w:t>
      </w:r>
    </w:p>
    <w:p>
      <w:pPr>
        <w:numPr>
          <w:ilvl w:val="0"/>
          <w:numId w:val="0"/>
        </w:numPr>
        <w:spacing w:line="300" w:lineRule="auto"/>
        <w:ind w:firstLine="480" w:firstLineChars="200"/>
        <w:rPr>
          <w:rFonts w:hint="default" w:ascii="Times New Roman" w:hAnsi="Times New Roman" w:cs="Times New Roman"/>
          <w:sz w:val="24"/>
          <w:szCs w:val="24"/>
          <w:shd w:val="clear" w:color="FFFFFF" w:fill="D9D9D9"/>
          <w:lang w:val="en-US" w:eastAsia="zh-CN"/>
        </w:rPr>
        <w:pPrChange w:id="373" w:author="王宝彤" w:date="2020-06-21T22:14:04Z">
          <w:pPr>
            <w:numPr>
              <w:ilvl w:val="0"/>
              <w:numId w:val="0"/>
            </w:numPr>
            <w:spacing w:line="300" w:lineRule="auto"/>
            <w:ind w:firstLine="420" w:firstLineChars="0"/>
          </w:pPr>
        </w:pPrChange>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注意：由于在语法分析识别过程中，&lt;struct定义&gt;符号的归约识别可能晚于该结构体内部变量的声明。也就是存在自己类型的指针成员，如：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其他语法成分与此相似，完整文法定义见附录一。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bidi w:val="0"/>
        <w:rPr>
          <w:rFonts w:hint="default" w:ascii="Times New Roman" w:hAnsi="Times New Roman" w:cs="Times New Roman"/>
        </w:rPr>
      </w:pPr>
      <w:bookmarkStart w:id="12" w:name="_Toc22873"/>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bookmarkEnd w:id="1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设计的文法不允许存在终结符ε，故求解first集和follow集的算法有所简化。注意：求解上述两个集合时要求文法没有被扩展。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对于文法中的符号X∈终结符∪非终结符，其first(X)集合可反复应用下列规则计算，直到其first(X)集合不再增大为止：</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1)若 X∈终结符，则first(X)={X}。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2)若X∈非终结符，且具有形如X→aα的产生式，则把first(a)加进first(X)。也就是把X能推出的第一个终结符加入first（X）。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follow集求解算法：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求解非终结符A的随符集follow(A)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1）对开始符号S，将 # 加入 follow(S)，然后再按后面的处理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2）若B → αAβ是文法的产生式，则将first(β)  加入follow(A)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3）若B → αA是文法的产生式，则将follow(B) 加入到follow(A)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4）反复使用2）-3），直到follow集合不再增大为止</w:t>
      </w:r>
    </w:p>
    <w:p>
      <w:pPr>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13" w:name="_Toc3406"/>
      <w:r>
        <w:rPr>
          <w:rFonts w:hint="default" w:ascii="Times New Roman" w:hAnsi="Times New Roman" w:cs="Times New Roman"/>
        </w:rPr>
        <w:t>2.3.4求解识别活前缀的DFA</w:t>
      </w:r>
      <w:bookmarkEnd w:id="1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求解该DFA的方法有两套方案：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文法-&gt;正规式-&gt;NFA-&gt;DFA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文法-&gt;first集和follow集-&gt;求项目集规范族(DFA)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上述两套方案在《编译原理》课程中都是经常考察的，算法上并无明显的优劣之分。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本次项目选择第二套方案，是因为：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项目开发的角度来看，第一套方案的NFA和DFA需要表示和求解两个与文法等价的图，具有很大的复杂性，尤其对后期的调试和排错带来有很大的难度。而第二套方案虽然在计算过程中项目集会略显庞大，但毕竟只有一个图，难度相对更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计算结果规模如下。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文法词法分析输入：产生式78个；非终结符有38个；终结符有25个；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输出的DFA：计算出项目集有133个，共计846条项目；单向边个数为529个；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项目集规范族的求解算法为：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设S为初始符号，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1.对与扩展文法：G[E]进行扩展 : S'-&gt;E ，使此产生式为第一个项目集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2.由前驱状态A-&gt;a.xb增加一个字符x能得到的A-&gt;ax.b状态，加入项目集</w:t>
      </w:r>
    </w:p>
    <w:p>
      <w:pPr>
        <w:spacing w:line="300" w:lineRule="auto"/>
        <w:ind w:firstLine="480" w:firstLineChars="200"/>
        <w:rPr>
          <w:del w:id="374" w:author="王宝彤" w:date="2020-06-21T22:14:30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3.对于某个项目集，若A-&gt;a.Bc属于项目集，若文法存在产生式B-&gt;xxx，则将B-&gt;.xxx加入项目集。迭代此过程。</w:t>
      </w:r>
    </w:p>
    <w:p>
      <w:pPr>
        <w:spacing w:line="300" w:lineRule="auto"/>
        <w:ind w:firstLine="480" w:firstLineChars="200"/>
        <w:rPr>
          <w:rFonts w:hint="default" w:ascii="Times New Roman" w:hAnsi="Times New Roman" w:cs="Times New Roman"/>
          <w:sz w:val="24"/>
          <w:szCs w:val="24"/>
          <w:lang w:val="en-US" w:eastAsia="zh-CN"/>
        </w:rPr>
        <w:pPrChange w:id="375" w:author="王宝彤" w:date="2020-06-21T22:14:30Z">
          <w:pPr>
            <w:spacing w:line="300" w:lineRule="auto"/>
            <w:ind w:firstLine="480" w:firstLineChars="200"/>
          </w:pPr>
        </w:pPrChange>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如果构造DFA过程中遇到移进-归约冲突，则要尝试解决。</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如项目集包含如下产生式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A-&gt;rD.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D-&gt;D.i</w:t>
      </w:r>
    </w:p>
    <w:p>
      <w:pPr>
        <w:spacing w:line="300" w:lineRule="auto"/>
        <w:ind w:firstLine="480" w:firstLineChars="200"/>
        <w:rPr>
          <w:del w:id="376" w:author="王宝彤" w:date="2020-06-21T22:14:52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则遇到符号i时就不知道是否要归约还是移进了，解决方法就是看A的follow 集是不是和移进符号集合相交，也就是follow(A)和{i}是不是相交。不相交就能区分开。</w:t>
      </w:r>
    </w:p>
    <w:p>
      <w:pPr>
        <w:spacing w:line="300" w:lineRule="auto"/>
        <w:ind w:firstLine="480" w:firstLineChars="200"/>
        <w:rPr>
          <w:rFonts w:hint="default" w:ascii="Times New Roman" w:hAnsi="Times New Roman" w:cs="Times New Roman"/>
          <w:sz w:val="24"/>
          <w:szCs w:val="24"/>
          <w:lang w:val="en-US" w:eastAsia="zh-CN"/>
        </w:rPr>
        <w:pPrChange w:id="377" w:author="王宝彤" w:date="2020-06-21T22:14:52Z">
          <w:pPr>
            <w:spacing w:line="300" w:lineRule="auto"/>
            <w:ind w:firstLine="480" w:firstLineChars="200"/>
          </w:pPr>
        </w:pPrChange>
      </w:pPr>
      <w:r>
        <w:rPr>
          <w:rFonts w:hint="default" w:ascii="Times New Roman" w:hAnsi="Times New Roman" w:cs="Times New Roman"/>
          <w:sz w:val="24"/>
          <w:szCs w:val="24"/>
          <w:lang w:val="en-US" w:eastAsia="zh-CN"/>
        </w:rPr>
        <w:t>也就是说，可以有多个移进项目，但是如果存在归约项目，则归约项目必须唯一且不能同时存在移进项目（否则就要考虑解决冲突）。</w:t>
      </w:r>
    </w:p>
    <w:p>
      <w:pPr>
        <w:spacing w:line="300" w:lineRule="auto"/>
        <w:ind w:firstLine="480" w:firstLineChars="200"/>
        <w:rPr>
          <w:del w:id="378" w:author="王宝彤" w:date="2020-06-21T22:15:05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从这一用例可以看出，SLR(1)分析法允许左递归的存在。只需要保证follow(A)和{i}不相交即可。</w:t>
      </w:r>
    </w:p>
    <w:p>
      <w:pPr>
        <w:spacing w:line="300" w:lineRule="auto"/>
        <w:ind w:firstLine="480" w:firstLineChars="200"/>
        <w:rPr>
          <w:rFonts w:hint="default" w:ascii="Times New Roman" w:hAnsi="Times New Roman" w:cs="Times New Roman"/>
          <w:sz w:val="24"/>
          <w:szCs w:val="24"/>
          <w:lang w:val="en-US" w:eastAsia="zh-CN"/>
        </w:rPr>
        <w:pPrChange w:id="379" w:author="王宝彤" w:date="2020-06-21T22:15:05Z">
          <w:pPr>
            <w:spacing w:line="300" w:lineRule="auto"/>
            <w:ind w:firstLine="480" w:firstLineChars="200"/>
          </w:pPr>
        </w:pPrChange>
      </w:pPr>
      <w:r>
        <w:rPr>
          <w:rFonts w:hint="default" w:ascii="Times New Roman" w:hAnsi="Times New Roman" w:cs="Times New Roman"/>
          <w:sz w:val="24"/>
          <w:szCs w:val="24"/>
          <w:lang w:val="en-US" w:eastAsia="zh-CN"/>
        </w:rPr>
        <w:t>该算法本身不会出现移进-移进冲突。而如果文法设计合理则不会出现归约-归约冲突。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求解DFA的函数为：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create_prod_set_DFA();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得到DFA后，需要将图转换为</w:t>
      </w:r>
      <w:del w:id="380" w:author="王宝彤" w:date="2020-06-21T22:17:06Z">
        <w:r>
          <w:rPr>
            <w:rFonts w:hint="default" w:ascii="Times New Roman" w:hAnsi="Times New Roman" w:cs="Times New Roman"/>
            <w:sz w:val="24"/>
            <w:szCs w:val="24"/>
            <w:lang w:val="en-US" w:eastAsia="zh-CN"/>
          </w:rPr>
          <w:delText>移进归约表</w:delText>
        </w:r>
      </w:del>
      <w:ins w:id="381" w:author="王宝彤" w:date="2020-06-21T22:17:06Z">
        <w:r>
          <w:rPr>
            <w:rFonts w:hint="eastAsia" w:ascii="Times New Roman" w:hAnsi="Times New Roman" w:cs="Times New Roman"/>
            <w:sz w:val="24"/>
            <w:szCs w:val="24"/>
            <w:lang w:val="en-US" w:eastAsia="zh-CN"/>
          </w:rPr>
          <w:t>移进-归约表</w:t>
        </w:r>
      </w:ins>
      <w:r>
        <w:rPr>
          <w:rFonts w:hint="default" w:ascii="Times New Roman" w:hAnsi="Times New Roman" w:cs="Times New Roman"/>
          <w:sz w:val="24"/>
          <w:szCs w:val="24"/>
          <w:lang w:val="en-US" w:eastAsia="zh-CN"/>
        </w:rPr>
        <w:t>（状态转移矩阵）。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由于没有给移进动作放置制导函数，编译器并不会从移进动作中获取额外信息。但是实际情况下归约前需要提前获取一些必要的信息，如：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上述产生式识别到’{’时，信息中心需要立即获取到该信息，将程序层次结构提升一级。这时可以通过改造该文法达到该目的：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改造后识别第二个产生式时即可通过制导函数告知信息中心相关信息。</w:t>
      </w:r>
    </w:p>
    <w:p>
      <w:pPr>
        <w:spacing w:line="300" w:lineRule="auto"/>
        <w:ind w:firstLine="480" w:firstLineChars="200"/>
        <w:rPr>
          <w:rFonts w:hint="default" w:ascii="Times New Roman" w:hAnsi="Times New Roman" w:cs="Times New Roman"/>
          <w:sz w:val="24"/>
          <w:szCs w:val="24"/>
          <w:lang w:val="en-US" w:eastAsia="zh-CN"/>
        </w:rPr>
      </w:pPr>
    </w:p>
    <w:p>
      <w:pPr>
        <w:pStyle w:val="4"/>
        <w:bidi w:val="0"/>
        <w:rPr>
          <w:rFonts w:hint="eastAsia" w:ascii="Times New Roman" w:hAnsi="Times New Roman" w:eastAsia="黑体" w:cs="Times New Roman"/>
          <w:lang w:eastAsia="zh-CN"/>
        </w:rPr>
      </w:pPr>
      <w:bookmarkStart w:id="14" w:name="_Toc6113"/>
      <w:r>
        <w:rPr>
          <w:rFonts w:hint="default" w:ascii="Times New Roman" w:hAnsi="Times New Roman" w:cs="Times New Roman"/>
        </w:rPr>
        <w:t>2.3.5</w:t>
      </w:r>
      <w:del w:id="382" w:author="王宝彤" w:date="2020-06-21T22:17:06Z">
        <w:r>
          <w:rPr>
            <w:rFonts w:hint="default" w:ascii="Times New Roman" w:hAnsi="Times New Roman" w:cs="Times New Roman"/>
          </w:rPr>
          <w:delText>移进归约表</w:delText>
        </w:r>
        <w:bookmarkEnd w:id="14"/>
      </w:del>
      <w:ins w:id="383" w:author="王宝彤" w:date="2020-06-21T22:17:06Z">
        <w:r>
          <w:rPr>
            <w:rFonts w:hint="eastAsia" w:ascii="Times New Roman" w:hAnsi="Times New Roman" w:cs="Times New Roman"/>
            <w:lang w:eastAsia="zh-CN"/>
          </w:rPr>
          <w:t>移进-归约表</w:t>
        </w:r>
      </w:ins>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已知DFA，还需将DFA变为状态转移表，也就是引导语法分析总控程序进行状态转移和归约的移进-归约表。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算法为：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所有的边均为移进动作。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项目集中所有可归约项目（形如A-&gt;α.的项目）均可以分别产生归约动作。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若S’-&gt;E.属于Si，则置Action[Si,#]=acc</w:t>
      </w:r>
    </w:p>
    <w:p>
      <w:pPr>
        <w:spacing w:line="300" w:lineRule="auto"/>
        <w:ind w:firstLine="480" w:firstLineChars="200"/>
        <w:rPr>
          <w:ins w:id="384" w:author="王宝彤" w:date="2020-06-21T22:17:35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该矩阵为稀疏矩阵，且后续需要查找某个cell是否存在。故采用vector&lt;map&lt;int,map_cell_t&gt;&gt;的数据类型保存该表。</w:t>
      </w:r>
    </w:p>
    <w:p>
      <w:pPr>
        <w:spacing w:line="300" w:lineRule="auto"/>
        <w:ind w:firstLine="480" w:firstLineChars="200"/>
        <w:rPr>
          <w:rFonts w:hint="default" w:ascii="Times New Roman" w:hAnsi="Times New Roman" w:cs="Times New Roman"/>
          <w:sz w:val="24"/>
          <w:szCs w:val="24"/>
          <w:lang w:val="en-US" w:eastAsia="zh-CN"/>
        </w:rPr>
      </w:pPr>
      <w:ins w:id="385" w:author="王宝彤" w:date="2020-06-21T22:17:38Z">
        <w:r>
          <w:rPr>
            <w:rFonts w:hint="eastAsia" w:ascii="Times New Roman" w:hAnsi="Times New Roman" w:cs="Times New Roman"/>
            <w:sz w:val="24"/>
            <w:szCs w:val="24"/>
            <w:lang w:val="en-US" w:eastAsia="zh-CN"/>
          </w:rPr>
          <w:t>稍微</w:t>
        </w:r>
      </w:ins>
      <w:ins w:id="386" w:author="王宝彤" w:date="2020-06-21T22:17:39Z">
        <w:r>
          <w:rPr>
            <w:rFonts w:hint="eastAsia" w:ascii="Times New Roman" w:hAnsi="Times New Roman" w:cs="Times New Roman"/>
            <w:sz w:val="24"/>
            <w:szCs w:val="24"/>
            <w:lang w:val="en-US" w:eastAsia="zh-CN"/>
          </w:rPr>
          <w:t>详细一点。</w:t>
        </w:r>
      </w:ins>
    </w:p>
    <w:p>
      <w:pPr>
        <w:pStyle w:val="2"/>
        <w:bidi w:val="0"/>
        <w:rPr>
          <w:rStyle w:val="21"/>
          <w:rFonts w:hint="default" w:ascii="Times New Roman" w:hAnsi="Times New Roman" w:eastAsia="黑体" w:cs="Times New Roman"/>
          <w:b w:val="0"/>
          <w:bCs w:val="0"/>
        </w:rPr>
      </w:pPr>
      <w:bookmarkStart w:id="15" w:name="_Toc31684"/>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三</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编译前端设计</w:t>
      </w:r>
      <w:bookmarkEnd w:id="15"/>
    </w:p>
    <w:p>
      <w:pPr>
        <w:pStyle w:val="3"/>
        <w:bidi w:val="0"/>
        <w:rPr>
          <w:rFonts w:hint="default" w:ascii="Times New Roman" w:hAnsi="Times New Roman" w:cs="Times New Roman"/>
        </w:rPr>
      </w:pPr>
      <w:bookmarkStart w:id="16" w:name="_Toc8308"/>
      <w:r>
        <w:rPr>
          <w:rFonts w:hint="default" w:ascii="Times New Roman" w:hAnsi="Times New Roman" w:cs="Times New Roman"/>
        </w:rPr>
        <w:t>3.1 编译前端概述</w:t>
      </w:r>
      <w:bookmarkEnd w:id="16"/>
    </w:p>
    <w:p>
      <w:pPr>
        <w:rPr>
          <w:rFonts w:hint="default" w:ascii="Times New Roman" w:hAnsi="Times New Roman" w:cs="Times New Roman"/>
        </w:rPr>
      </w:pPr>
    </w:p>
    <w:p>
      <w:pPr>
        <w:spacing w:line="300" w:lineRule="auto"/>
        <w:ind w:firstLine="480" w:firstLineChars="200"/>
        <w:rPr>
          <w:del w:id="387" w:author="王宝彤" w:date="2020-06-21T22:18:19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编译前端运行前要对文件进行相关运算得出移进-归约表。之后进行针对源程序的读入、词法分析，生成元组列表（vector&lt;word_node_t&gt;word_lst）。</w:t>
      </w:r>
    </w:p>
    <w:p>
      <w:pPr>
        <w:spacing w:line="300" w:lineRule="auto"/>
        <w:ind w:firstLine="480" w:firstLineChars="200"/>
        <w:rPr>
          <w:rFonts w:hint="default" w:ascii="Times New Roman" w:hAnsi="Times New Roman" w:cs="Times New Roman"/>
          <w:sz w:val="24"/>
          <w:szCs w:val="24"/>
          <w:lang w:val="en-US" w:eastAsia="zh-CN"/>
        </w:rPr>
        <w:pPrChange w:id="388" w:author="王宝彤" w:date="2020-06-21T22:18:19Z">
          <w:pPr>
            <w:spacing w:line="300" w:lineRule="auto"/>
            <w:ind w:firstLine="480" w:firstLineChars="200"/>
          </w:pPr>
        </w:pPrChange>
      </w:pPr>
      <w:r>
        <w:rPr>
          <w:rFonts w:hint="default" w:ascii="Times New Roman" w:hAnsi="Times New Roman" w:cs="Times New Roman"/>
          <w:sz w:val="24"/>
          <w:szCs w:val="24"/>
          <w:lang w:val="en-US" w:eastAsia="zh-CN"/>
        </w:rPr>
        <w:t>在main函数中进行一下元组的类型转换（接口转换）。将word_node_t的vector转为tree_node_t为基本单位的符号栈。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进入语法分析和语义分析阶段，初始化时将语法制导函数(后文称之为guider)绑定到产生式上。进入语法分析的总控程序slr1_ctrl函数。在语法分析的同时进行语法制导翻译。在语法分析的过程中，产生归约时通过“语法制导函数控制器”调用产生式绑定的guider，完成语义分析。</w:t>
      </w:r>
    </w:p>
    <w:p>
      <w:pPr>
        <w:spacing w:line="300" w:lineRule="auto"/>
        <w:ind w:firstLine="480" w:firstLineChars="200"/>
        <w:rPr>
          <w:del w:id="389" w:author="王宝彤" w:date="2020-06-21T22:18:31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语义分析过程中需要与信息中心进行交互。symbol_controller单例包含了符号表以及其他必要的信息。</w:t>
      </w:r>
    </w:p>
    <w:p>
      <w:pPr>
        <w:spacing w:line="300" w:lineRule="auto"/>
        <w:ind w:firstLine="480" w:firstLineChars="200"/>
        <w:rPr>
          <w:rFonts w:hint="default" w:ascii="Times New Roman" w:hAnsi="Times New Roman" w:cs="Times New Roman"/>
          <w:sz w:val="24"/>
          <w:szCs w:val="24"/>
          <w:lang w:val="en-US" w:eastAsia="zh-CN"/>
        </w:rPr>
        <w:pPrChange w:id="390" w:author="王宝彤" w:date="2020-06-21T22:18:31Z">
          <w:pPr>
            <w:spacing w:line="300" w:lineRule="auto"/>
            <w:ind w:firstLine="480" w:firstLineChars="200"/>
          </w:pPr>
        </w:pPrChange>
      </w:pPr>
      <w:r>
        <w:rPr>
          <w:rFonts w:hint="default" w:ascii="Times New Roman" w:hAnsi="Times New Roman" w:cs="Times New Roman"/>
          <w:sz w:val="24"/>
          <w:szCs w:val="24"/>
          <w:lang w:val="en-US" w:eastAsia="zh-CN"/>
        </w:rPr>
        <w:t>流程如图3.1所示。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val="0"/>
        <w:snapToGrid/>
        <w:ind w:firstLine="30" w:firstLineChars="15"/>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图3.1  编译流程</w:t>
      </w:r>
    </w:p>
    <w:p>
      <w:pPr>
        <w:spacing w:line="300" w:lineRule="auto"/>
        <w:ind w:firstLine="480" w:firstLineChars="200"/>
        <w:rPr>
          <w:del w:id="391" w:author="王宝彤" w:date="2020-06-21T22:19:03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其中语法制导函数控制器用于绑定产生式和对于的制导函数，初始化函数中使用产生式签名注册制导函数指针的方式将两者绑定。这样设计优点有：</w:t>
      </w:r>
    </w:p>
    <w:p>
      <w:pPr>
        <w:spacing w:line="300" w:lineRule="auto"/>
        <w:ind w:firstLine="480" w:firstLineChars="200"/>
        <w:rPr>
          <w:del w:id="393" w:author="王宝彤" w:date="2020-06-21T22:18:59Z"/>
          <w:rFonts w:hint="default" w:ascii="Times New Roman" w:hAnsi="Times New Roman" w:cs="Times New Roman"/>
          <w:sz w:val="24"/>
          <w:szCs w:val="24"/>
          <w:lang w:val="en-US" w:eastAsia="zh-CN"/>
        </w:rPr>
        <w:pPrChange w:id="392" w:author="王宝彤" w:date="2020-06-21T22:19:03Z">
          <w:pPr>
            <w:spacing w:line="300" w:lineRule="auto"/>
            <w:ind w:firstLine="480" w:firstLineChars="200"/>
          </w:pPr>
        </w:pPrChange>
      </w:pPr>
      <w:r>
        <w:rPr>
          <w:rFonts w:hint="default" w:ascii="Times New Roman" w:hAnsi="Times New Roman" w:cs="Times New Roman"/>
          <w:sz w:val="24"/>
          <w:szCs w:val="24"/>
          <w:lang w:val="en-US" w:eastAsia="zh-CN"/>
        </w:rPr>
        <w:t>开发过程中不要求完全实现所有的制导函数，可按需增加制导函数，更为灵活</w:t>
      </w:r>
      <w:del w:id="394" w:author="王宝彤" w:date="2020-06-21T22:19:20Z">
        <w:r>
          <w:rPr>
            <w:rFonts w:hint="default" w:ascii="Times New Roman" w:hAnsi="Times New Roman" w:cs="Times New Roman"/>
            <w:sz w:val="24"/>
            <w:szCs w:val="24"/>
            <w:lang w:val="en-US" w:eastAsia="zh-CN"/>
          </w:rPr>
          <w:delText>。</w:delText>
        </w:r>
      </w:del>
      <w:ins w:id="395" w:author="王宝彤" w:date="2020-06-21T22:19:22Z">
        <w:r>
          <w:rPr>
            <w:rFonts w:hint="eastAsia" w:ascii="Times New Roman" w:hAnsi="Times New Roman" w:cs="Times New Roman"/>
            <w:sz w:val="24"/>
            <w:szCs w:val="24"/>
            <w:lang w:val="en-US" w:eastAsia="zh-CN"/>
          </w:rPr>
          <w:t>；</w:t>
        </w:r>
      </w:ins>
    </w:p>
    <w:p>
      <w:pPr>
        <w:spacing w:line="300" w:lineRule="auto"/>
        <w:ind w:firstLine="480" w:firstLineChars="200"/>
        <w:rPr>
          <w:rFonts w:hint="default" w:ascii="Times New Roman" w:hAnsi="Times New Roman" w:cs="Times New Roman"/>
          <w:sz w:val="24"/>
          <w:szCs w:val="24"/>
          <w:lang w:val="en-US" w:eastAsia="zh-CN"/>
        </w:rPr>
        <w:pPrChange w:id="396" w:author="王宝彤" w:date="2020-06-21T22:19:03Z">
          <w:pPr>
            <w:spacing w:line="300" w:lineRule="auto"/>
            <w:ind w:firstLine="480" w:firstLineChars="200"/>
          </w:pPr>
        </w:pPrChange>
      </w:pPr>
      <w:r>
        <w:rPr>
          <w:rFonts w:hint="default" w:ascii="Times New Roman" w:hAnsi="Times New Roman" w:cs="Times New Roman"/>
          <w:sz w:val="24"/>
          <w:szCs w:val="24"/>
          <w:lang w:val="en-US" w:eastAsia="zh-CN"/>
        </w:rPr>
        <w:t>产生式与制导函数的映射关系可读性较好，不容易出错。</w:t>
      </w:r>
    </w:p>
    <w:p>
      <w:pPr>
        <w:rPr>
          <w:rFonts w:hint="default" w:ascii="Times New Roman" w:hAnsi="Times New Roman" w:cs="Times New Roman"/>
        </w:rPr>
      </w:pPr>
    </w:p>
    <w:p>
      <w:pPr>
        <w:pStyle w:val="3"/>
        <w:bidi w:val="0"/>
        <w:rPr>
          <w:rFonts w:hint="default" w:ascii="Times New Roman" w:hAnsi="Times New Roman" w:cs="Times New Roman"/>
        </w:rPr>
      </w:pPr>
      <w:bookmarkStart w:id="17" w:name="_Toc28619"/>
      <w:r>
        <w:rPr>
          <w:rFonts w:hint="default" w:ascii="Times New Roman" w:hAnsi="Times New Roman" w:cs="Times New Roman"/>
        </w:rPr>
        <w:t>3.2 信息中心设计</w:t>
      </w:r>
      <w:bookmarkEnd w:id="17"/>
    </w:p>
    <w:p>
      <w:pPr>
        <w:pStyle w:val="4"/>
        <w:bidi w:val="0"/>
        <w:rPr>
          <w:rFonts w:hint="default" w:ascii="Times New Roman" w:hAnsi="Times New Roman" w:cs="Times New Roman"/>
        </w:rPr>
      </w:pPr>
      <w:bookmarkStart w:id="18" w:name="_Toc32325"/>
      <w:r>
        <w:rPr>
          <w:rFonts w:hint="default" w:ascii="Times New Roman" w:hAnsi="Times New Roman" w:cs="Times New Roman"/>
          <w:lang w:val="en-US" w:eastAsia="zh-CN"/>
        </w:rPr>
        <w:t>3</w:t>
      </w:r>
      <w:r>
        <w:rPr>
          <w:rFonts w:hint="default" w:ascii="Times New Roman" w:hAnsi="Times New Roman" w:cs="Times New Roman"/>
        </w:rPr>
        <w:t>.2.1 符号表与display表功能</w:t>
      </w:r>
      <w:bookmarkEnd w:id="1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信息中心中集成了符号表的功能，符号表的实现是编译器的核心设计</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。而</w:t>
      </w:r>
      <w:del w:id="397" w:author="王宝彤" w:date="2020-06-21T22:41:36Z">
        <w:r>
          <w:rPr>
            <w:rFonts w:hint="default" w:ascii="Times New Roman" w:hAnsi="Times New Roman" w:cs="Times New Roman"/>
            <w:sz w:val="24"/>
            <w:szCs w:val="24"/>
            <w:lang w:val="en-US" w:eastAsia="zh-CN"/>
          </w:rPr>
          <w:delText>c语言</w:delText>
        </w:r>
      </w:del>
      <w:ins w:id="398"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中不允许嵌套函数，对于display表的物理结构管理功能要求不高，故也直接集成在了符号表中。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符号表（集成了display表）：symble_stack由基本组成单位Symble_block_t组成。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firstLineChars="200"/>
        <w:rPr>
          <w:del w:id="399" w:author="王宝彤" w:date="2020-06-21T22:19:49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Symble_node_t简称snode，每个snode对应一个符号，包括函数名、全局变量、局部变量、数据类型、struct数据类型、返回值等。</w:t>
      </w:r>
    </w:p>
    <w:p>
      <w:pPr>
        <w:spacing w:line="300" w:lineRule="auto"/>
        <w:ind w:firstLine="480" w:firstLineChars="200"/>
        <w:rPr>
          <w:rFonts w:hint="default" w:ascii="Times New Roman" w:hAnsi="Times New Roman" w:cs="Times New Roman"/>
          <w:sz w:val="24"/>
          <w:szCs w:val="24"/>
          <w:lang w:val="en-US" w:eastAsia="zh-CN"/>
        </w:rPr>
        <w:pPrChange w:id="400" w:author="王宝彤" w:date="2020-06-21T22:19:49Z">
          <w:pPr>
            <w:spacing w:line="300" w:lineRule="auto"/>
            <w:ind w:firstLine="480" w:firstLineChars="200"/>
          </w:pPr>
        </w:pPrChange>
      </w:pPr>
      <w:r>
        <w:rPr>
          <w:rFonts w:hint="default" w:ascii="Times New Roman" w:hAnsi="Times New Roman" w:cs="Times New Roman"/>
          <w:sz w:val="24"/>
          <w:szCs w:val="24"/>
          <w:lang w:val="en-US" w:eastAsia="zh-CN"/>
        </w:rPr>
        <w:t>如</w:t>
      </w:r>
      <w:del w:id="401" w:author="王宝彤" w:date="2020-06-21T22:20:05Z">
        <w:r>
          <w:rPr>
            <w:rFonts w:hint="default" w:ascii="Times New Roman" w:hAnsi="Times New Roman" w:cs="Times New Roman"/>
            <w:sz w:val="24"/>
            <w:szCs w:val="24"/>
            <w:lang w:val="en-US" w:eastAsia="zh-CN"/>
          </w:rPr>
          <w:delText>下图</w:delText>
        </w:r>
      </w:del>
      <w:ins w:id="402" w:author="王宝彤" w:date="2020-06-21T22:20:05Z">
        <w:r>
          <w:rPr>
            <w:rFonts w:hint="eastAsia" w:ascii="Times New Roman" w:hAnsi="Times New Roman" w:cs="Times New Roman"/>
            <w:sz w:val="24"/>
            <w:szCs w:val="24"/>
            <w:lang w:val="en-US" w:eastAsia="zh-CN"/>
          </w:rPr>
          <w:t>图3.</w:t>
        </w:r>
      </w:ins>
      <w:ins w:id="403" w:author="王宝彤" w:date="2020-06-21T22:20:06Z">
        <w:r>
          <w:rPr>
            <w:rFonts w:hint="eastAsia" w:ascii="Times New Roman" w:hAnsi="Times New Roman" w:cs="Times New Roman"/>
            <w:sz w:val="24"/>
            <w:szCs w:val="24"/>
            <w:lang w:val="en-US" w:eastAsia="zh-CN"/>
          </w:rPr>
          <w:t>2</w:t>
        </w:r>
      </w:ins>
      <w:r>
        <w:rPr>
          <w:rFonts w:hint="default" w:ascii="Times New Roman" w:hAnsi="Times New Roman" w:cs="Times New Roman"/>
          <w:sz w:val="24"/>
          <w:szCs w:val="24"/>
          <w:lang w:val="en-US" w:eastAsia="zh-CN"/>
        </w:rPr>
        <w:t>所示</w:t>
      </w:r>
      <w:del w:id="404" w:author="王宝彤" w:date="2020-06-21T22:20:40Z">
        <w:r>
          <w:rPr>
            <w:rFonts w:hint="default" w:ascii="Times New Roman" w:hAnsi="Times New Roman" w:cs="Times New Roman"/>
            <w:sz w:val="24"/>
            <w:szCs w:val="24"/>
            <w:lang w:val="en-US" w:eastAsia="zh-CN"/>
          </w:rPr>
          <w:delText>：</w:delText>
        </w:r>
      </w:del>
      <w:ins w:id="405" w:author="王宝彤" w:date="2020-06-21T22:20:42Z">
        <w:r>
          <w:rPr>
            <w:rFonts w:hint="eastAsia" w:ascii="Times New Roman" w:hAnsi="Times New Roman" w:cs="Times New Roman"/>
            <w:sz w:val="24"/>
            <w:szCs w:val="24"/>
            <w:lang w:val="en-US" w:eastAsia="zh-CN"/>
          </w:rPr>
          <w:t>。</w:t>
        </w:r>
      </w:ins>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图3.2  符号表结构图</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符号表每一个block都可以被称之为一个层次：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符号表的第0层由构造函数自动push进入栈中，命名为“__main_stack”。该层用于存放全局信息，如全局数据类型、全局变量等。</w:t>
      </w:r>
    </w:p>
    <w:p>
      <w:pPr>
        <w:spacing w:line="300" w:lineRule="auto"/>
        <w:ind w:firstLine="0" w:firstLineChars="0"/>
        <w:rPr>
          <w:rFonts w:hint="default" w:ascii="Times New Roman" w:hAnsi="Times New Roman" w:cs="Times New Roman"/>
          <w:sz w:val="24"/>
          <w:szCs w:val="24"/>
          <w:lang w:val="en-US" w:eastAsia="zh-CN"/>
        </w:rPr>
        <w:pPrChange w:id="406" w:author="王宝彤" w:date="2020-06-21T22:21:15Z">
          <w:pPr>
            <w:spacing w:line="300" w:lineRule="auto"/>
            <w:ind w:firstLine="480" w:firstLineChars="200"/>
          </w:pPr>
        </w:pPrChange>
      </w:pPr>
      <w:r>
        <w:rPr>
          <w:rFonts w:hint="default" w:ascii="Times New Roman" w:hAnsi="Times New Roman" w:cs="Times New Roman"/>
          <w:sz w:val="24"/>
          <w:szCs w:val="24"/>
          <w:lang w:val="en-US" w:eastAsia="zh-CN"/>
        </w:rPr>
        <w:t>符号表的第1层由制导函数push进入栈中，该层可以是函数体或结构体定义。</w:t>
      </w:r>
    </w:p>
    <w:p>
      <w:pPr>
        <w:spacing w:line="300" w:lineRule="auto"/>
        <w:ind w:firstLine="0" w:firstLineChars="0"/>
        <w:rPr>
          <w:rFonts w:hint="default" w:ascii="Times New Roman" w:hAnsi="Times New Roman" w:cs="Times New Roman"/>
          <w:sz w:val="24"/>
          <w:szCs w:val="24"/>
          <w:lang w:val="en-US" w:eastAsia="zh-CN"/>
        </w:rPr>
        <w:pPrChange w:id="407" w:author="王宝彤" w:date="2020-06-21T22:21:17Z">
          <w:pPr>
            <w:spacing w:line="300" w:lineRule="auto"/>
            <w:ind w:firstLine="480" w:firstLineChars="200"/>
          </w:pPr>
        </w:pPrChange>
      </w:pPr>
      <w:r>
        <w:rPr>
          <w:rFonts w:hint="default" w:ascii="Times New Roman" w:hAnsi="Times New Roman" w:cs="Times New Roman"/>
          <w:sz w:val="24"/>
          <w:szCs w:val="24"/>
          <w:lang w:val="en-US" w:eastAsia="zh-CN"/>
        </w:rPr>
        <w:t>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符号表提供的主要功能有：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增加和销毁block的功能（物理层次和命名空间管理）。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向block中添加和销毁snode和功能（符号管理）。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按命名空间查询snode的功能（符号与命名空间管理）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透传block其他功能。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其中block除了基本功能外，还为中间代码生成提供了如下功能：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获取所有临时变量的总大小。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获取所有变量的总大小（不包括临时变量）。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获取所有临时变量的snode。</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获取所有变量的snode（不包括临时变量）。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获取所有需要释放的临时变量（可用于语句结束的清理工作）。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合并两个block。</w:t>
      </w:r>
    </w:p>
    <w:p>
      <w:pPr>
        <w:pStyle w:val="4"/>
        <w:bidi w:val="0"/>
        <w:rPr>
          <w:rFonts w:hint="default" w:ascii="Times New Roman" w:hAnsi="Times New Roman" w:cs="Times New Roman"/>
        </w:rPr>
      </w:pPr>
      <w:bookmarkStart w:id="19" w:name="_Toc32584"/>
      <w:r>
        <w:rPr>
          <w:rFonts w:hint="default" w:ascii="Times New Roman" w:hAnsi="Times New Roman" w:cs="Times New Roman"/>
        </w:rPr>
        <w:t>3.2.2 流程控制功能</w:t>
      </w:r>
      <w:bookmarkEnd w:id="19"/>
    </w:p>
    <w:p>
      <w:pPr>
        <w:spacing w:line="300" w:lineRule="auto"/>
        <w:ind w:firstLine="480" w:firstLineChars="200"/>
        <w:rPr>
          <w:del w:id="408" w:author="王宝彤" w:date="2020-06-21T22:21:44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流程控制功能功能要旨为：为中间代码的生成提供流程控制语句的检测与符号查询。</w:t>
      </w:r>
    </w:p>
    <w:p>
      <w:pPr>
        <w:spacing w:line="300" w:lineRule="auto"/>
        <w:ind w:firstLine="480" w:firstLineChars="200"/>
        <w:rPr>
          <w:rFonts w:hint="default" w:ascii="Times New Roman" w:hAnsi="Times New Roman" w:cs="Times New Roman"/>
          <w:sz w:val="24"/>
          <w:szCs w:val="24"/>
          <w:lang w:val="en-US" w:eastAsia="zh-CN"/>
        </w:rPr>
        <w:pPrChange w:id="409" w:author="王宝彤" w:date="2020-06-21T22:21:44Z">
          <w:pPr>
            <w:spacing w:line="300" w:lineRule="auto"/>
            <w:ind w:firstLine="480" w:firstLineChars="200"/>
          </w:pPr>
        </w:pPrChange>
      </w:pPr>
      <w:r>
        <w:rPr>
          <w:rFonts w:hint="default" w:ascii="Times New Roman" w:hAnsi="Times New Roman" w:cs="Times New Roman"/>
          <w:sz w:val="24"/>
          <w:szCs w:val="24"/>
          <w:lang w:val="en-US" w:eastAsia="zh-CN"/>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针对循环语句的主要功能有：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push一个循环（注册）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pop一个循环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查询是否允许continue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查询continue跳转地址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查询break跳转地址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查询循环continue地址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查询循环break地址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针对分支语句的主要功能有：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push一个分支（注册）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pop一个分支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查询分支的else地址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查询分支的endif地址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针对返回语句的主要功能有：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注册功能（同block的push功能）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查询是否可以返回</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查询return跳转地址</w:t>
      </w:r>
    </w:p>
    <w:p>
      <w:pPr>
        <w:numPr>
          <w:ilvl w:val="0"/>
          <w:numId w:val="0"/>
        </w:numPr>
        <w:rPr>
          <w:rFonts w:hint="default" w:ascii="Times New Roman" w:hAnsi="Times New Roman" w:cs="Times New Roman"/>
          <w:lang w:val="en-US" w:eastAsia="zh-CN"/>
        </w:rPr>
      </w:pPr>
    </w:p>
    <w:p>
      <w:pPr>
        <w:pStyle w:val="4"/>
        <w:bidi w:val="0"/>
        <w:rPr>
          <w:rFonts w:hint="default" w:ascii="Times New Roman" w:hAnsi="Times New Roman" w:cs="Times New Roman"/>
        </w:rPr>
      </w:pPr>
      <w:bookmarkStart w:id="20" w:name="_Toc20764"/>
      <w:r>
        <w:rPr>
          <w:rFonts w:hint="default" w:ascii="Times New Roman" w:hAnsi="Times New Roman" w:cs="Times New Roman"/>
        </w:rPr>
        <w:t>3.2.3 函数控制功能</w:t>
      </w:r>
      <w:bookmarkEnd w:id="2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层次控制功能：上文已经将符号表对层次（block）的管理说明清楚，对于函数而言层次控制功能的意义就是区分出block是否是第1层，也就是函数定义层。若是函数定义层，则会自动注册和销毁该函数。</w:t>
      </w:r>
      <w:del w:id="410" w:author="王宝彤" w:date="2020-06-21T22:41:36Z">
        <w:r>
          <w:rPr>
            <w:rFonts w:hint="default" w:ascii="Times New Roman" w:hAnsi="Times New Roman" w:cs="Times New Roman"/>
            <w:sz w:val="24"/>
            <w:szCs w:val="24"/>
            <w:lang w:val="en-US" w:eastAsia="zh-CN"/>
          </w:rPr>
          <w:delText>c语言</w:delText>
        </w:r>
      </w:del>
      <w:ins w:id="411"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不允许函数嵌套，也不允许结构体内包含函数，所以函数的函数体必然是第1层的block。</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返回值控制功能：编译时遇到return语句需要查询当前语义是否允许返回、以及返回</w:t>
      </w:r>
      <w:del w:id="412" w:author="王宝彤" w:date="2020-06-21T22:22:10Z">
        <w:r>
          <w:rPr>
            <w:rFonts w:hint="default" w:ascii="Times New Roman" w:hAnsi="Times New Roman" w:cs="Times New Roman"/>
            <w:sz w:val="24"/>
            <w:szCs w:val="24"/>
            <w:lang w:val="en-US" w:eastAsia="zh-CN"/>
          </w:rPr>
          <w:delText>到</w:delText>
        </w:r>
      </w:del>
      <w:del w:id="413" w:author="王宝彤" w:date="2020-06-21T22:22:11Z">
        <w:r>
          <w:rPr>
            <w:rFonts w:hint="default" w:ascii="Times New Roman" w:hAnsi="Times New Roman" w:cs="Times New Roman"/>
            <w:sz w:val="24"/>
            <w:szCs w:val="24"/>
            <w:lang w:val="en-US" w:eastAsia="zh-CN"/>
          </w:rPr>
          <w:delText>什么</w:delText>
        </w:r>
      </w:del>
      <w:r>
        <w:rPr>
          <w:rFonts w:hint="default" w:ascii="Times New Roman" w:hAnsi="Times New Roman" w:cs="Times New Roman"/>
          <w:sz w:val="24"/>
          <w:szCs w:val="24"/>
          <w:lang w:val="en-US" w:eastAsia="zh-CN"/>
        </w:rPr>
        <w:t>地址、返回值类型</w:t>
      </w:r>
      <w:del w:id="414" w:author="王宝彤" w:date="2020-06-21T22:22:15Z">
        <w:r>
          <w:rPr>
            <w:rFonts w:hint="default" w:ascii="Times New Roman" w:hAnsi="Times New Roman" w:cs="Times New Roman"/>
            <w:sz w:val="24"/>
            <w:szCs w:val="24"/>
            <w:lang w:val="en-US" w:eastAsia="zh-CN"/>
          </w:rPr>
          <w:delText>是什么</w:delText>
        </w:r>
      </w:del>
      <w:r>
        <w:rPr>
          <w:rFonts w:hint="default" w:ascii="Times New Roman" w:hAnsi="Times New Roman" w:cs="Times New Roman"/>
          <w:sz w:val="24"/>
          <w:szCs w:val="24"/>
          <w:lang w:val="en-US" w:eastAsia="zh-CN"/>
        </w:rPr>
        <w:t>（</w:t>
      </w:r>
      <w:ins w:id="415" w:author="王宝彤" w:date="2020-06-21T22:22:59Z">
        <w:r>
          <w:rPr>
            <w:rFonts w:hint="eastAsia" w:ascii="Times New Roman" w:hAnsi="Times New Roman" w:cs="Times New Roman"/>
            <w:sz w:val="24"/>
            <w:szCs w:val="24"/>
            <w:lang w:val="en-US" w:eastAsia="zh-CN"/>
          </w:rPr>
          <w:t>本次设计</w:t>
        </w:r>
      </w:ins>
      <w:ins w:id="416" w:author="王宝彤" w:date="2020-06-21T22:23:01Z">
        <w:r>
          <w:rPr>
            <w:rFonts w:hint="eastAsia" w:ascii="Times New Roman" w:hAnsi="Times New Roman" w:cs="Times New Roman"/>
            <w:sz w:val="24"/>
            <w:szCs w:val="24"/>
            <w:lang w:val="en-US" w:eastAsia="zh-CN"/>
          </w:rPr>
          <w:t>返回值</w:t>
        </w:r>
      </w:ins>
      <w:ins w:id="417" w:author="王宝彤" w:date="2020-06-21T22:23:02Z">
        <w:r>
          <w:rPr>
            <w:rFonts w:hint="eastAsia" w:ascii="Times New Roman" w:hAnsi="Times New Roman" w:cs="Times New Roman"/>
            <w:sz w:val="24"/>
            <w:szCs w:val="24"/>
            <w:lang w:val="en-US" w:eastAsia="zh-CN"/>
          </w:rPr>
          <w:t>类型</w:t>
        </w:r>
      </w:ins>
      <w:ins w:id="418" w:author="王宝彤" w:date="2020-06-21T22:23:03Z">
        <w:r>
          <w:rPr>
            <w:rFonts w:hint="eastAsia" w:ascii="Times New Roman" w:hAnsi="Times New Roman" w:cs="Times New Roman"/>
            <w:sz w:val="24"/>
            <w:szCs w:val="24"/>
            <w:lang w:val="en-US" w:eastAsia="zh-CN"/>
          </w:rPr>
          <w:t>默认</w:t>
        </w:r>
      </w:ins>
      <w:ins w:id="419" w:author="王宝彤" w:date="2020-06-21T22:23:08Z">
        <w:r>
          <w:rPr>
            <w:rFonts w:hint="eastAsia" w:ascii="Times New Roman" w:hAnsi="Times New Roman" w:cs="Times New Roman"/>
            <w:sz w:val="24"/>
            <w:szCs w:val="24"/>
            <w:lang w:val="en-US" w:eastAsia="zh-CN"/>
          </w:rPr>
          <w:t>是int</w:t>
        </w:r>
      </w:ins>
      <w:ins w:id="420" w:author="王宝彤" w:date="2020-06-21T22:23:09Z">
        <w:r>
          <w:rPr>
            <w:rFonts w:hint="eastAsia" w:ascii="Times New Roman" w:hAnsi="Times New Roman" w:cs="Times New Roman"/>
            <w:sz w:val="24"/>
            <w:szCs w:val="24"/>
            <w:lang w:val="en-US" w:eastAsia="zh-CN"/>
          </w:rPr>
          <w:t>型</w:t>
        </w:r>
      </w:ins>
      <w:del w:id="421" w:author="王宝彤" w:date="2020-06-21T22:22:58Z">
        <w:r>
          <w:rPr>
            <w:rFonts w:hint="default" w:ascii="Times New Roman" w:hAnsi="Times New Roman" w:cs="Times New Roman"/>
            <w:sz w:val="24"/>
            <w:szCs w:val="24"/>
            <w:lang w:val="en-US" w:eastAsia="zh-CN"/>
          </w:rPr>
          <w:delText>此功能已经</w:delText>
        </w:r>
      </w:del>
      <w:del w:id="422" w:author="王宝彤" w:date="2020-06-21T22:22:57Z">
        <w:r>
          <w:rPr>
            <w:rFonts w:hint="default" w:ascii="Times New Roman" w:hAnsi="Times New Roman" w:cs="Times New Roman"/>
            <w:sz w:val="24"/>
            <w:szCs w:val="24"/>
            <w:lang w:val="en-US" w:eastAsia="zh-CN"/>
          </w:rPr>
          <w:delText>被简化</w:delText>
        </w:r>
      </w:del>
      <w:r>
        <w:rPr>
          <w:rFonts w:hint="default" w:ascii="Times New Roman" w:hAnsi="Times New Roman" w:cs="Times New Roman"/>
          <w:sz w:val="24"/>
          <w:szCs w:val="24"/>
          <w:lang w:val="en-US" w:eastAsia="zh-CN"/>
        </w:rPr>
        <w:t>）</w:t>
      </w:r>
      <w:del w:id="423" w:author="王宝彤" w:date="2020-06-21T22:23:32Z">
        <w:r>
          <w:rPr>
            <w:rFonts w:hint="default" w:ascii="Times New Roman" w:hAnsi="Times New Roman" w:cs="Times New Roman"/>
            <w:sz w:val="24"/>
            <w:szCs w:val="24"/>
            <w:lang w:val="en-US" w:eastAsia="zh-CN"/>
          </w:rPr>
          <w:delText>，</w:delText>
        </w:r>
      </w:del>
      <w:ins w:id="424" w:author="王宝彤" w:date="2020-06-21T22:23:32Z">
        <w:r>
          <w:rPr>
            <w:rFonts w:hint="eastAsia" w:ascii="Times New Roman" w:hAnsi="Times New Roman" w:cs="Times New Roman"/>
            <w:sz w:val="24"/>
            <w:szCs w:val="24"/>
            <w:lang w:val="en-US" w:eastAsia="zh-CN"/>
          </w:rPr>
          <w:t>。</w:t>
        </w:r>
      </w:ins>
      <w:del w:id="425" w:author="王宝彤" w:date="2020-06-21T22:23:47Z">
        <w:r>
          <w:rPr>
            <w:rFonts w:hint="default" w:ascii="Times New Roman" w:hAnsi="Times New Roman" w:cs="Times New Roman"/>
            <w:sz w:val="24"/>
            <w:szCs w:val="24"/>
            <w:lang w:val="en-US" w:eastAsia="zh-CN"/>
          </w:rPr>
          <w:delText>信息中心应当提供相应的功能。</w:delText>
        </w:r>
      </w:del>
    </w:p>
    <w:p>
      <w:pPr>
        <w:rPr>
          <w:rFonts w:hint="default" w:ascii="Times New Roman" w:hAnsi="Times New Roman" w:cs="Times New Roman"/>
        </w:rPr>
      </w:pPr>
    </w:p>
    <w:p>
      <w:pPr>
        <w:pStyle w:val="3"/>
        <w:bidi w:val="0"/>
        <w:rPr>
          <w:rFonts w:hint="default" w:ascii="Times New Roman" w:hAnsi="Times New Roman" w:cs="Times New Roman"/>
        </w:rPr>
      </w:pPr>
      <w:bookmarkStart w:id="21" w:name="_Toc3702"/>
      <w:r>
        <w:rPr>
          <w:rFonts w:hint="default" w:ascii="Times New Roman" w:hAnsi="Times New Roman" w:cs="Times New Roman"/>
        </w:rPr>
        <w:t>3.3 数据类型</w:t>
      </w:r>
      <w:bookmarkEnd w:id="21"/>
    </w:p>
    <w:p>
      <w:pPr>
        <w:pStyle w:val="4"/>
        <w:bidi w:val="0"/>
        <w:rPr>
          <w:rFonts w:hint="default" w:ascii="Times New Roman" w:hAnsi="Times New Roman" w:cs="Times New Roman"/>
        </w:rPr>
      </w:pPr>
      <w:bookmarkStart w:id="22" w:name="_Toc27028"/>
      <w:r>
        <w:rPr>
          <w:rFonts w:hint="default" w:ascii="Times New Roman" w:hAnsi="Times New Roman" w:cs="Times New Roman"/>
        </w:rPr>
        <w:t>3.3.1 数据类型识别过程</w:t>
      </w:r>
      <w:bookmarkEnd w:id="2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的声明是一个递归的过程。其定义和解析是两组互逆操作。但是语法分析的顺序是由内而外，对于抽象语法树来讲又是一组递归操作，恰好与解析顺序相同。故实际上对数据类型的种种计算是将栈当作顺序表来使用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使用显式的栈来构建数据类型的程序结构要比递归更加灵活且容易调试。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一个数据类型是由若干数据类型相关的符号组成的，比如变量定义：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int、*、[]、函数括号()、参数列表、优先级括号()。</w:t>
      </w:r>
    </w:p>
    <w:p>
      <w:pPr>
        <w:pStyle w:val="4"/>
        <w:bidi w:val="0"/>
        <w:rPr>
          <w:rFonts w:hint="default" w:ascii="Times New Roman" w:hAnsi="Times New Roman" w:cs="Times New Roman"/>
        </w:rPr>
      </w:pPr>
      <w:bookmarkStart w:id="23" w:name="_Toc23466"/>
      <w:r>
        <w:rPr>
          <w:rFonts w:hint="default" w:ascii="Times New Roman" w:hAnsi="Times New Roman" w:cs="Times New Roman"/>
        </w:rPr>
        <w:t>3.3.2 广义数据类型模型设计</w:t>
      </w:r>
      <w:bookmarkEnd w:id="2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现阶段数据类型是由结构体和类型符组成的。每个类型符都有不同的属性，故将每种类型符单独定义成类。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但是这样一来，不同的类型符是不同的类，而栈内所有元素要求类型是相同的。故将所有类型符共有的操作抽象成接口，打包成纯虚基类，所有类型符继承该基类，使用该基类指针构造栈结构</w:t>
      </w:r>
      <w:r>
        <w:rPr>
          <w:rFonts w:hint="default"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w:t>
      </w:r>
    </w:p>
    <w:p>
      <w:pPr>
        <w:spacing w:line="300" w:lineRule="auto"/>
        <w:ind w:firstLine="480" w:firstLineChars="200"/>
        <w:rPr>
          <w:del w:id="426" w:author="王宝彤" w:date="2020-06-21T22:24:01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该纯虚基类为（广义数据类型类）：general_data_type_t，包含的接口见文件src/data_type.h。</w:t>
      </w:r>
    </w:p>
    <w:p>
      <w:pPr>
        <w:spacing w:line="300" w:lineRule="auto"/>
        <w:ind w:firstLine="480" w:firstLineChars="200"/>
        <w:rPr>
          <w:ins w:id="428" w:author="王宝彤" w:date="2020-06-21T22:24:05Z"/>
          <w:rFonts w:hint="default" w:ascii="Times New Roman" w:hAnsi="Times New Roman" w:cs="Times New Roman"/>
          <w:sz w:val="24"/>
          <w:szCs w:val="24"/>
          <w:lang w:val="en-US" w:eastAsia="zh-CN"/>
        </w:rPr>
        <w:pPrChange w:id="427" w:author="王宝彤" w:date="2020-06-21T22:24:01Z">
          <w:pPr>
            <w:spacing w:line="300" w:lineRule="auto"/>
            <w:ind w:firstLine="480" w:firstLineChars="200"/>
          </w:pPr>
        </w:pPrChange>
      </w:pPr>
      <w:r>
        <w:rPr>
          <w:rFonts w:hint="default" w:ascii="Times New Roman" w:hAnsi="Times New Roman" w:cs="Times New Roman"/>
          <w:sz w:val="24"/>
          <w:szCs w:val="24"/>
          <w:lang w:val="en-US" w:eastAsia="zh-CN"/>
        </w:rPr>
        <w:t>类型符、结构体程序中的定义如表3.1。</w:t>
      </w:r>
    </w:p>
    <w:p>
      <w:pPr>
        <w:spacing w:line="300" w:lineRule="auto"/>
        <w:ind w:firstLine="480" w:firstLineChars="200"/>
        <w:rPr>
          <w:ins w:id="430" w:author="王宝彤" w:date="2020-06-21T22:24:05Z"/>
          <w:rFonts w:hint="default" w:ascii="Times New Roman" w:hAnsi="Times New Roman" w:cs="Times New Roman"/>
          <w:sz w:val="24"/>
          <w:szCs w:val="24"/>
          <w:lang w:val="en-US" w:eastAsia="zh-CN"/>
        </w:rPr>
        <w:pPrChange w:id="429" w:author="王宝彤" w:date="2020-06-21T22:24:01Z">
          <w:pPr>
            <w:spacing w:line="300" w:lineRule="auto"/>
            <w:ind w:firstLine="480" w:firstLineChars="200"/>
          </w:pPr>
        </w:pPrChange>
      </w:pPr>
    </w:p>
    <w:p>
      <w:pPr>
        <w:spacing w:line="300" w:lineRule="auto"/>
        <w:ind w:firstLine="480" w:firstLineChars="200"/>
        <w:rPr>
          <w:rFonts w:hint="default" w:ascii="Times New Roman" w:hAnsi="Times New Roman" w:cs="Times New Roman"/>
          <w:sz w:val="24"/>
          <w:szCs w:val="24"/>
          <w:lang w:val="en-US" w:eastAsia="zh-CN"/>
        </w:rPr>
        <w:pPrChange w:id="431" w:author="王宝彤" w:date="2020-06-21T22:24:01Z">
          <w:pPr>
            <w:spacing w:line="300" w:lineRule="auto"/>
            <w:ind w:firstLine="480" w:firstLineChars="200"/>
          </w:pPr>
        </w:pPrChange>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类型符</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int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primary_type_int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primary_type_pointer</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primary_type_array</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func_type_t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优先级括号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空类型（用于初始化）</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primary_type_undefined</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结构体</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struct_type_t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bl>
    <w:p>
      <w:pPr>
        <w:spacing w:line="300" w:lineRule="auto"/>
        <w:ind w:firstLine="480" w:firstLineChars="200"/>
        <w:rPr>
          <w:ins w:id="432" w:author="王宝彤" w:date="2020-06-21T22:26:13Z"/>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数据类型类为data_type_t。现阶段没有需要将数据类型作为数据类型本身的构造元素，暂不继承general_data_type_t类，但实际上实现了general_data_type_t内部接口，可随时根据需要继承该虚基类（较好的扩展性）。</w:t>
      </w:r>
      <w:ins w:id="433" w:author="王宝彤" w:date="2020-06-21T22:25:54Z">
        <w:r>
          <w:rPr>
            <w:rFonts w:hint="eastAsia" w:ascii="Times New Roman" w:hAnsi="Times New Roman" w:cs="Times New Roman"/>
            <w:sz w:val="24"/>
            <w:szCs w:val="24"/>
            <w:lang w:val="en-US" w:eastAsia="zh-CN"/>
          </w:rPr>
          <w:t>数据</w:t>
        </w:r>
      </w:ins>
      <w:ins w:id="434" w:author="王宝彤" w:date="2020-06-21T22:25:55Z">
        <w:r>
          <w:rPr>
            <w:rFonts w:hint="eastAsia" w:ascii="Times New Roman" w:hAnsi="Times New Roman" w:cs="Times New Roman"/>
            <w:sz w:val="24"/>
            <w:szCs w:val="24"/>
            <w:lang w:val="en-US" w:eastAsia="zh-CN"/>
          </w:rPr>
          <w:t>类型类</w:t>
        </w:r>
      </w:ins>
      <w:ins w:id="435" w:author="王宝彤" w:date="2020-06-21T22:25:57Z">
        <w:r>
          <w:rPr>
            <w:rFonts w:hint="eastAsia" w:ascii="Times New Roman" w:hAnsi="Times New Roman" w:cs="Times New Roman"/>
            <w:sz w:val="24"/>
            <w:szCs w:val="24"/>
            <w:lang w:val="en-US" w:eastAsia="zh-CN"/>
          </w:rPr>
          <w:t>结构设计</w:t>
        </w:r>
      </w:ins>
      <w:ins w:id="436" w:author="王宝彤" w:date="2020-06-21T22:26:01Z">
        <w:r>
          <w:rPr>
            <w:rFonts w:hint="eastAsia" w:ascii="Times New Roman" w:hAnsi="Times New Roman" w:cs="Times New Roman"/>
            <w:sz w:val="24"/>
            <w:szCs w:val="24"/>
            <w:lang w:val="en-US" w:eastAsia="zh-CN"/>
          </w:rPr>
          <w:t>如图</w:t>
        </w:r>
      </w:ins>
      <w:ins w:id="437" w:author="王宝彤" w:date="2020-06-21T22:26:02Z">
        <w:r>
          <w:rPr>
            <w:rFonts w:hint="eastAsia" w:ascii="Times New Roman" w:hAnsi="Times New Roman" w:cs="Times New Roman"/>
            <w:sz w:val="24"/>
            <w:szCs w:val="24"/>
            <w:lang w:val="en-US" w:eastAsia="zh-CN"/>
          </w:rPr>
          <w:t>3.3</w:t>
        </w:r>
      </w:ins>
      <w:ins w:id="438" w:author="王宝彤" w:date="2020-06-21T22:26:04Z">
        <w:r>
          <w:rPr>
            <w:rFonts w:hint="eastAsia" w:ascii="Times New Roman" w:hAnsi="Times New Roman" w:cs="Times New Roman"/>
            <w:sz w:val="24"/>
            <w:szCs w:val="24"/>
            <w:lang w:val="en-US" w:eastAsia="zh-CN"/>
          </w:rPr>
          <w:t>所示。</w:t>
        </w:r>
      </w:ins>
    </w:p>
    <w:p>
      <w:pPr>
        <w:pStyle w:val="30"/>
        <w:bidi w:val="0"/>
        <w:jc w:val="both"/>
        <w:rPr>
          <w:ins w:id="439" w:author="王宝彤" w:date="2020-06-21T22:26:13Z"/>
          <w:rFonts w:hint="default" w:ascii="Times New Roman" w:hAnsi="Times New Roman" w:cs="Times New Roman"/>
          <w:sz w:val="24"/>
          <w:szCs w:val="24"/>
          <w:lang w:val="en-US" w:eastAsia="zh-CN"/>
        </w:rPr>
      </w:pPr>
      <w:ins w:id="440" w:author="王宝彤" w:date="2020-06-21T22:26:13Z">
        <w:r>
          <w:rPr>
            <w:rFonts w:hint="default" w:ascii="Times New Roman" w:hAnsi="Times New Roman" w:cs="Times New Roman"/>
            <w:sz w:val="24"/>
            <w:szCs w:val="24"/>
            <w:lang w:val="en-US" w:eastAsia="zh-CN"/>
          </w:rPr>
          <w:drawing>
            <wp:inline distT="0" distB="0" distL="114300" distR="114300">
              <wp:extent cx="5511800" cy="3074035"/>
              <wp:effectExtent l="0" t="0" r="1270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ins>
    </w:p>
    <w:p>
      <w:pPr>
        <w:pStyle w:val="30"/>
        <w:bidi w:val="0"/>
        <w:rPr>
          <w:ins w:id="442" w:author="王宝彤" w:date="2020-06-21T22:26:13Z"/>
          <w:rFonts w:hint="default" w:ascii="Times New Roman" w:hAnsi="Times New Roman" w:cs="Times New Roman"/>
          <w:lang w:val="en-US" w:eastAsia="zh-CN"/>
        </w:rPr>
      </w:pPr>
      <w:ins w:id="443" w:author="王宝彤" w:date="2020-06-21T22:26:13Z">
        <w:r>
          <w:rPr>
            <w:rFonts w:hint="default" w:ascii="Times New Roman" w:hAnsi="Times New Roman" w:cs="Times New Roman"/>
            <w:lang w:val="en-US" w:eastAsia="zh-CN"/>
          </w:rPr>
          <w:t>图3.</w:t>
        </w:r>
      </w:ins>
      <w:ins w:id="444" w:author="王宝彤" w:date="2020-06-21T22:26:13Z">
        <w:r>
          <w:rPr>
            <w:rFonts w:hint="eastAsia" w:ascii="Times New Roman" w:hAnsi="Times New Roman" w:cs="Times New Roman"/>
            <w:lang w:val="en-US" w:eastAsia="zh-CN"/>
          </w:rPr>
          <w:t>3</w:t>
        </w:r>
      </w:ins>
      <w:ins w:id="445" w:author="王宝彤" w:date="2020-06-21T22:26:13Z">
        <w:r>
          <w:rPr>
            <w:rFonts w:hint="default" w:ascii="Times New Roman" w:hAnsi="Times New Roman" w:cs="Times New Roman"/>
            <w:lang w:val="en-US" w:eastAsia="zh-CN"/>
          </w:rPr>
          <w:t xml:space="preserve">  广义数据类型模型图</w:t>
        </w:r>
      </w:ins>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该类中核心成</w:t>
      </w:r>
      <w:bookmarkStart w:id="61" w:name="_GoBack"/>
      <w:bookmarkEnd w:id="61"/>
      <w:r>
        <w:rPr>
          <w:rFonts w:hint="default" w:ascii="Times New Roman" w:hAnsi="Times New Roman" w:cs="Times New Roman"/>
          <w:sz w:val="24"/>
          <w:szCs w:val="24"/>
          <w:lang w:val="en-US" w:eastAsia="zh-CN"/>
        </w:rPr>
        <w:t>员为类型符栈type_stack。数据类型语法分析时，先识别最内层的（最靠近变量的）类型符，越靠近变量的类型符就越接近栈底。越接近栈底的类型符就越能描述变量的属性。</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bidi w:val="0"/>
        <w:jc w:val="both"/>
        <w:rPr>
          <w:del w:id="446" w:author="王宝彤" w:date="2020-06-21T22:26:12Z"/>
          <w:rFonts w:hint="default" w:ascii="Times New Roman" w:hAnsi="Times New Roman" w:cs="Times New Roman"/>
          <w:sz w:val="24"/>
          <w:szCs w:val="24"/>
          <w:lang w:val="en-US" w:eastAsia="zh-CN"/>
        </w:rPr>
      </w:pPr>
      <w:del w:id="447" w:author="王宝彤" w:date="2020-06-21T22:26:12Z">
        <w:r>
          <w:rPr>
            <w:rFonts w:hint="default" w:ascii="Times New Roman" w:hAnsi="Times New Roman" w:cs="Times New Roman"/>
            <w:sz w:val="24"/>
            <w:szCs w:val="24"/>
            <w:lang w:val="en-US" w:eastAsia="zh-CN"/>
          </w:rPr>
          <w:drawing>
            <wp:inline distT="0" distB="0" distL="114300" distR="114300">
              <wp:extent cx="5511800" cy="3074035"/>
              <wp:effectExtent l="0" t="0" r="12700"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del>
    </w:p>
    <w:p>
      <w:pPr>
        <w:pStyle w:val="30"/>
        <w:bidi w:val="0"/>
        <w:rPr>
          <w:del w:id="449" w:author="王宝彤" w:date="2020-06-21T22:26:12Z"/>
          <w:rFonts w:hint="default" w:ascii="Times New Roman" w:hAnsi="Times New Roman" w:cs="Times New Roman"/>
          <w:lang w:val="en-US" w:eastAsia="zh-CN"/>
        </w:rPr>
      </w:pPr>
      <w:del w:id="450" w:author="王宝彤" w:date="2020-06-21T22:26:12Z">
        <w:r>
          <w:rPr>
            <w:rFonts w:hint="default" w:ascii="Times New Roman" w:hAnsi="Times New Roman" w:cs="Times New Roman"/>
            <w:lang w:val="en-US" w:eastAsia="zh-CN"/>
          </w:rPr>
          <w:delText>图3.2  广义数据类型模型图</w:delText>
        </w:r>
      </w:del>
    </w:p>
    <w:p>
      <w:pPr>
        <w:pStyle w:val="4"/>
        <w:bidi w:val="0"/>
        <w:rPr>
          <w:rFonts w:hint="default" w:ascii="Times New Roman" w:hAnsi="Times New Roman" w:cs="Times New Roman"/>
        </w:rPr>
      </w:pPr>
      <w:bookmarkStart w:id="24" w:name="_Toc1094"/>
      <w:r>
        <w:rPr>
          <w:rFonts w:hint="default" w:ascii="Times New Roman" w:hAnsi="Times New Roman" w:cs="Times New Roman"/>
        </w:rPr>
        <w:t>3.3.3 结构体的模型设计</w:t>
      </w:r>
      <w:bookmarkEnd w:id="2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编译器开发时不可能为每一个结构体类型创建一个类。故所有的结构体类型均为同一个模板，也就是同一个类。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结构体关心的内容主要为：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成员变量的数据类型</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成员变量的相对结构体头部的偏移地址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但是请注意，我们不能仅仅简单地记录上述三点以及映射关系草草了之。要考虑到一种特殊情况：在</w:t>
      </w:r>
      <w:del w:id="451" w:author="王宝彤" w:date="2020-06-21T22:41:36Z">
        <w:r>
          <w:rPr>
            <w:rFonts w:hint="default" w:ascii="Times New Roman" w:hAnsi="Times New Roman" w:cs="Times New Roman"/>
            <w:sz w:val="24"/>
            <w:szCs w:val="24"/>
            <w:lang w:val="en-US" w:eastAsia="zh-CN"/>
          </w:rPr>
          <w:delText>c语言</w:delText>
        </w:r>
      </w:del>
      <w:ins w:id="452"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中允许结构体的成员可以是自己类型的指针。例如最经典的链表节点定义：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w:t>
      </w:r>
      <w:del w:id="453" w:author="王宝彤" w:date="2020-06-21T22:27:01Z">
        <w:r>
          <w:rPr>
            <w:rFonts w:hint="default" w:ascii="Times New Roman" w:hAnsi="Times New Roman" w:cs="Times New Roman"/>
            <w:sz w:val="24"/>
            <w:szCs w:val="24"/>
            <w:lang w:val="en-US" w:eastAsia="zh-CN"/>
          </w:rPr>
          <w:delText>我们</w:delText>
        </w:r>
      </w:del>
      <w:r>
        <w:rPr>
          <w:rFonts w:hint="default" w:ascii="Times New Roman" w:hAnsi="Times New Roman" w:cs="Times New Roman"/>
          <w:sz w:val="24"/>
          <w:szCs w:val="24"/>
          <w:lang w:val="en-US" w:eastAsia="zh-CN"/>
        </w:rPr>
        <w:t>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所以，解决这一系列矛盾有两种方案：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方案2：大多工程结构性问题都可以使用中间量来解决。我们为真正的结构体类实例前面增加一个“门户”，该门户只记录结构体名。当识别到结构体声明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本工程采用方案2。</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1656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5266690" cy="1656715"/>
                    </a:xfrm>
                    <a:prstGeom prst="rect">
                      <a:avLst/>
                    </a:prstGeom>
                    <a:noFill/>
                    <a:ln>
                      <a:noFill/>
                    </a:ln>
                  </pic:spPr>
                </pic:pic>
              </a:graphicData>
            </a:graphic>
          </wp:inline>
        </w:drawing>
      </w:r>
    </w:p>
    <w:p>
      <w:pPr>
        <w:pStyle w:val="30"/>
        <w:bidi w:val="0"/>
        <w:rPr>
          <w:ins w:id="454" w:author="王宝彤" w:date="2020-06-21T22:27:59Z"/>
          <w:rFonts w:hint="default" w:ascii="Times New Roman" w:hAnsi="Times New Roman" w:cs="Times New Roman"/>
          <w:lang w:val="en-US" w:eastAsia="zh-CN"/>
        </w:rPr>
      </w:pPr>
      <w:r>
        <w:rPr>
          <w:rFonts w:hint="default" w:ascii="Times New Roman" w:hAnsi="Times New Roman" w:cs="Times New Roman"/>
          <w:color w:val="FF0000"/>
          <w:lang w:val="en-US" w:eastAsia="zh-CN"/>
          <w:rPrChange w:id="455" w:author="王宝彤" w:date="2020-06-21T22:27:27Z">
            <w:rPr>
              <w:rFonts w:hint="default" w:ascii="Times New Roman" w:hAnsi="Times New Roman" w:cs="Times New Roman"/>
              <w:lang w:val="en-US" w:eastAsia="zh-CN"/>
            </w:rPr>
          </w:rPrChange>
        </w:rPr>
        <w:t>图3.3</w:t>
      </w:r>
      <w:r>
        <w:rPr>
          <w:rFonts w:hint="default" w:ascii="Times New Roman" w:hAnsi="Times New Roman" w:cs="Times New Roman"/>
          <w:lang w:val="en-US" w:eastAsia="zh-CN"/>
        </w:rPr>
        <w:t xml:space="preserve">  结构体类型宏观图</w:t>
      </w:r>
    </w:p>
    <w:p>
      <w:pPr>
        <w:pStyle w:val="30"/>
        <w:bidi w:val="0"/>
        <w:rPr>
          <w:rFonts w:hint="default" w:ascii="Times New Roman" w:hAnsi="Times New Roman" w:cs="Times New Roman"/>
          <w:lang w:val="en-US" w:eastAsia="zh-CN"/>
        </w:rPr>
      </w:pPr>
      <w:ins w:id="456" w:author="王宝彤" w:date="2020-06-21T22:28:01Z">
        <w:r>
          <w:rPr>
            <w:rFonts w:hint="eastAsia" w:ascii="Times New Roman" w:hAnsi="Times New Roman" w:cs="Times New Roman"/>
            <w:lang w:val="en-US" w:eastAsia="zh-CN"/>
          </w:rPr>
          <w:t>去掉</w:t>
        </w:r>
      </w:ins>
      <w:ins w:id="457" w:author="王宝彤" w:date="2020-06-21T22:28:10Z">
        <w:r>
          <w:rPr>
            <w:rFonts w:hint="eastAsia" w:ascii="Times New Roman" w:hAnsi="Times New Roman" w:cs="Times New Roman"/>
            <w:lang w:val="en-US" w:eastAsia="zh-CN"/>
          </w:rPr>
          <w:t>图中的</w:t>
        </w:r>
      </w:ins>
      <w:ins w:id="458" w:author="王宝彤" w:date="2020-06-21T22:28:13Z">
        <w:r>
          <w:rPr>
            <w:rFonts w:hint="eastAsia" w:ascii="Times New Roman" w:hAnsi="Times New Roman" w:cs="Times New Roman"/>
            <w:lang w:val="en-US" w:eastAsia="zh-CN"/>
          </w:rPr>
          <w:t>选中</w:t>
        </w:r>
      </w:ins>
      <w:ins w:id="459" w:author="王宝彤" w:date="2020-06-21T22:28:15Z">
        <w:r>
          <w:rPr>
            <w:rFonts w:hint="eastAsia" w:ascii="Times New Roman" w:hAnsi="Times New Roman" w:cs="Times New Roman"/>
            <w:lang w:val="en-US" w:eastAsia="zh-CN"/>
          </w:rPr>
          <w:t>特性，</w:t>
        </w:r>
      </w:ins>
      <w:ins w:id="460" w:author="王宝彤" w:date="2020-06-21T22:28:16Z">
        <w:r>
          <w:rPr>
            <w:rFonts w:hint="eastAsia" w:ascii="Times New Roman" w:hAnsi="Times New Roman" w:cs="Times New Roman"/>
            <w:lang w:val="en-US" w:eastAsia="zh-CN"/>
          </w:rPr>
          <w:t>增加</w:t>
        </w:r>
      </w:ins>
      <w:ins w:id="461" w:author="王宝彤" w:date="2020-06-21T22:28:17Z">
        <w:r>
          <w:rPr>
            <w:rFonts w:hint="eastAsia" w:ascii="Times New Roman" w:hAnsi="Times New Roman" w:cs="Times New Roman"/>
            <w:lang w:val="en-US" w:eastAsia="zh-CN"/>
          </w:rPr>
          <w:t>“</w:t>
        </w:r>
      </w:ins>
      <w:ins w:id="462" w:author="王宝彤" w:date="2020-06-21T22:28:18Z">
        <w:r>
          <w:rPr>
            <w:rFonts w:hint="eastAsia" w:ascii="Times New Roman" w:hAnsi="Times New Roman" w:cs="Times New Roman"/>
            <w:lang w:val="en-US" w:eastAsia="zh-CN"/>
          </w:rPr>
          <w:t>如图</w:t>
        </w:r>
      </w:ins>
      <w:ins w:id="463" w:author="王宝彤" w:date="2020-06-21T22:28:19Z">
        <w:r>
          <w:rPr>
            <w:rFonts w:hint="eastAsia" w:ascii="Times New Roman" w:hAnsi="Times New Roman" w:cs="Times New Roman"/>
            <w:lang w:val="en-US" w:eastAsia="zh-CN"/>
          </w:rPr>
          <w:t>xxx</w:t>
        </w:r>
      </w:ins>
      <w:ins w:id="464" w:author="王宝彤" w:date="2020-06-21T22:28:20Z">
        <w:r>
          <w:rPr>
            <w:rFonts w:hint="eastAsia" w:ascii="Times New Roman" w:hAnsi="Times New Roman" w:cs="Times New Roman"/>
            <w:lang w:val="en-US" w:eastAsia="zh-CN"/>
          </w:rPr>
          <w:t>所示</w:t>
        </w:r>
      </w:ins>
      <w:ins w:id="465" w:author="王宝彤" w:date="2020-06-21T22:28:17Z">
        <w:r>
          <w:rPr>
            <w:rFonts w:hint="eastAsia" w:ascii="Times New Roman" w:hAnsi="Times New Roman" w:cs="Times New Roman"/>
            <w:lang w:val="en-US" w:eastAsia="zh-CN"/>
          </w:rPr>
          <w:t>”</w:t>
        </w:r>
      </w:ins>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269230" cy="162687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default" w:ascii="Times New Roman" w:hAnsi="Times New Roman" w:cs="Times New Roman"/>
          <w:color w:val="FF0000"/>
          <w:lang w:val="en-US" w:eastAsia="zh-CN"/>
          <w:rPrChange w:id="466" w:author="王宝彤" w:date="2020-06-21T22:27:29Z">
            <w:rPr>
              <w:rFonts w:hint="default" w:ascii="Times New Roman" w:hAnsi="Times New Roman" w:cs="Times New Roman"/>
              <w:lang w:val="en-US" w:eastAsia="zh-CN"/>
            </w:rPr>
          </w:rPrChange>
        </w:rPr>
        <w:t>3.4</w:t>
      </w:r>
      <w:r>
        <w:rPr>
          <w:rFonts w:hint="default" w:ascii="Times New Roman" w:hAnsi="Times New Roman" w:cs="Times New Roman"/>
          <w:lang w:val="en-US" w:eastAsia="zh-CN"/>
        </w:rPr>
        <w:t xml:space="preserve">  结构体类型操作流程图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struct_type_t为方案2中的“门户”，保存了结构体名，该类在外部被当作真正的结构体类型，但实际上它仅仅是个门户。继承了general_data_type_t，其实现的所有接口的操作均为：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从字典中查找该类的实例。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调用该实例对应的接口。</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将返回值（若有）传回调用者。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struct_type_dic用于保存结构体名到struct_type_node_t类的映射关系并提供映射服务，即上文中的字典。</w:t>
      </w:r>
    </w:p>
    <w:p>
      <w:pPr>
        <w:numPr>
          <w:ilvl w:val="0"/>
          <w:numId w:val="0"/>
        </w:numPr>
        <w:spacing w:line="300" w:lineRule="auto"/>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25" w:name="_Toc12871"/>
      <w:r>
        <w:rPr>
          <w:rFonts w:hint="default" w:ascii="Times New Roman" w:hAnsi="Times New Roman" w:cs="Times New Roman"/>
        </w:rPr>
        <w:t>3.3.4 数据类型内存大小计算</w:t>
      </w:r>
      <w:bookmarkEnd w:id="25"/>
    </w:p>
    <w:p>
      <w:pPr>
        <w:rPr>
          <w:rFonts w:hint="default" w:ascii="Times New Roman" w:hAnsi="Times New Roman" w:cs="Times New Roma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cellnum的计算方法为：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若某变量var是一个数组，则其数据类型的cellnum应为数组所有维度容量的乘积。若非数组，cellnum应为1。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cellsize的计算方法为：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若某变量var的单元格是指针（包括普通指针、函数指针等，数组名除外），则cellsize等于一个机器字。如int var[2]的单元格类型为int，大小为一个机器字。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若非指针，则应当由单元格的数据类型的type_stack栈底的类型符决定。例如int var[2][3]; 栈为[2][3]int。去除数组前缀后type_stack为int，栈底的类型符为int，其sizeof()接口返回值为4所以cellsize=4。</w:t>
      </w:r>
    </w:p>
    <w:p>
      <w:pPr>
        <w:rPr>
          <w:rFonts w:hint="default" w:ascii="Times New Roman" w:hAnsi="Times New Roman" w:cs="Times New Roman"/>
        </w:rPr>
      </w:pPr>
    </w:p>
    <w:p>
      <w:pPr>
        <w:pStyle w:val="3"/>
        <w:bidi w:val="0"/>
        <w:rPr>
          <w:rFonts w:hint="default" w:ascii="Times New Roman" w:hAnsi="Times New Roman" w:cs="Times New Roman"/>
        </w:rPr>
      </w:pPr>
      <w:bookmarkStart w:id="26" w:name="_Toc887"/>
      <w:r>
        <w:rPr>
          <w:rFonts w:hint="default" w:ascii="Times New Roman" w:hAnsi="Times New Roman" w:cs="Times New Roman"/>
        </w:rPr>
        <w:t>3.4 语法制导和语义分析</w:t>
      </w:r>
      <w:bookmarkEnd w:id="2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语法分析前，会为每个终结符构造tree_node_t实例，构成符号栈以供语法分析使用。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语法制导函数的函数结构大同小异，其功能各不相同。以&lt;成员选择表达式&gt;-&gt;&lt;成员选择表达式&gt;’.’[关键字]对应的制导函数为例，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该制导函数为guid_func_70，传入3个参数分别是产生式右边的三个符号对应的语法树上的节点tree_node_t实例。返回值为父节点（产生式左部）的tree_node_t实例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其流程为：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取出参数0和参数2，参数1无用。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初始化返回值tree_node_t类型实例ret_word。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设置ret_word可作为左值。</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取出参数0承载的变量a，并从符号表中将其信息取出。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校验a是否是结构体。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将参数2承载的成员名取出，并添加合适的前缀。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向信息中心申请所需的临时变量。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从结构体a中将成员的信息（数据类型和偏移地址）取出。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构造中间代码取变量a的首地址，并与偏移地址计算得出成员地址。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利用成员地址访问成员。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向符号表中注册使用的临时变量。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向ret_word赋值并返回。</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其设计具体细节原理见第四章。</w:t>
      </w:r>
    </w:p>
    <w:p>
      <w:pPr>
        <w:pStyle w:val="2"/>
        <w:bidi w:val="0"/>
        <w:rPr>
          <w:rStyle w:val="21"/>
          <w:rFonts w:hint="eastAsia" w:ascii="Times New Roman" w:hAnsi="Times New Roman" w:eastAsia="黑体" w:cs="Times New Roman"/>
          <w:b w:val="0"/>
          <w:bCs w:val="0"/>
          <w:lang w:eastAsia="zh-CN"/>
        </w:rPr>
      </w:pPr>
      <w:bookmarkStart w:id="27" w:name="_Toc17986"/>
      <w:r>
        <w:rPr>
          <w:rStyle w:val="21"/>
          <w:rFonts w:hint="default" w:ascii="Times New Roman" w:hAnsi="Times New Roman" w:eastAsia="黑体" w:cs="Times New Roman"/>
          <w:b w:val="0"/>
          <w:bCs w:val="0"/>
          <w:lang w:eastAsia="zh-CN"/>
        </w:rPr>
        <w:t>第四章</w:t>
      </w:r>
      <w:r>
        <w:rPr>
          <w:rStyle w:val="21"/>
          <w:rFonts w:hint="default" w:ascii="Times New Roman" w:hAnsi="Times New Roman" w:eastAsia="黑体" w:cs="Times New Roman"/>
          <w:b w:val="0"/>
          <w:bCs w:val="0"/>
        </w:rPr>
        <w:t xml:space="preserve">  中间代码</w:t>
      </w:r>
      <w:del w:id="467" w:author="王宝彤" w:date="2020-06-21T22:31:26Z">
        <w:r>
          <w:rPr>
            <w:rStyle w:val="21"/>
            <w:rFonts w:hint="default" w:ascii="Times New Roman" w:hAnsi="Times New Roman" w:eastAsia="黑体" w:cs="Times New Roman"/>
            <w:b w:val="0"/>
            <w:bCs w:val="0"/>
          </w:rPr>
          <w:delText>与编译设计</w:delText>
        </w:r>
        <w:bookmarkEnd w:id="27"/>
      </w:del>
    </w:p>
    <w:p>
      <w:pPr>
        <w:pStyle w:val="3"/>
        <w:bidi w:val="0"/>
        <w:rPr>
          <w:rFonts w:hint="default" w:ascii="Times New Roman" w:hAnsi="Times New Roman" w:cs="Times New Roman"/>
          <w:lang w:eastAsia="zh-CN"/>
        </w:rPr>
      </w:pPr>
      <w:bookmarkStart w:id="28" w:name="_Toc17148"/>
      <w:r>
        <w:rPr>
          <w:rFonts w:hint="default" w:ascii="Times New Roman" w:hAnsi="Times New Roman" w:cs="Times New Roman"/>
        </w:rPr>
        <w:t>4.1 中间代码概述</w:t>
      </w:r>
      <w:bookmarkEnd w:id="2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中间代码输出文件为mid.c文件，宏观上由两部分组成：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命令：包含了构建程序的信息。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四元式：对应若干条汇编代码。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每条语句必须独占一行，其中某些命令可以由多行组成。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为编译后端提供的信息，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应当注意的是，中间变量中不宜含有过多机器硬相关的内容，要最大程度上保证机器无关性。如函数调用时要保存的上下文中寄存器的处理，应当使用命令的方式来表示，交由后端进行展开，而不应该填写寄存器详细细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命令是指由双冒号开头的语句或语句组，其结束由命令本身的结束标志决定，只有一行的命令由换行符作为结束标志。所有的命令有：</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表4.1  中间代码命令表</w:t>
      </w:r>
    </w:p>
    <w:tbl>
      <w:tblPr>
        <w:tblStyle w:val="17"/>
        <w:tblW w:w="79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468" w:author="王宝彤" w:date="2020-06-21T22:32:05Z">
          <w:tblPr>
            <w:tblStyle w:val="17"/>
            <w:tblW w:w="9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2780"/>
        <w:gridCol w:w="5209"/>
        <w:tblGridChange w:id="469">
          <w:tblGrid>
            <w:gridCol w:w="3186"/>
            <w:gridCol w:w="6325"/>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70"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70" w:author="王宝彤" w:date="2020-06-21T22:32:05Z">
            <w:trPr>
              <w:trHeight w:val="23" w:hRule="atLeast"/>
            </w:trPr>
          </w:trPrChange>
        </w:trPr>
        <w:tc>
          <w:tcPr>
            <w:tcW w:w="2780" w:type="dxa"/>
            <w:vAlign w:val="top"/>
            <w:tcPrChange w:id="471"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w:t>
            </w:r>
          </w:p>
        </w:tc>
        <w:tc>
          <w:tcPr>
            <w:tcW w:w="5209" w:type="dxa"/>
            <w:vAlign w:val="top"/>
            <w:tcPrChange w:id="472"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73"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73" w:author="王宝彤" w:date="2020-06-21T22:32:05Z">
            <w:trPr>
              <w:trHeight w:val="23" w:hRule="atLeast"/>
            </w:trPr>
          </w:trPrChange>
        </w:trPr>
        <w:tc>
          <w:tcPr>
            <w:tcW w:w="2780" w:type="dxa"/>
            <w:vAlign w:val="top"/>
            <w:tcPrChange w:id="474"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::push_registers</w:t>
            </w:r>
          </w:p>
        </w:tc>
        <w:tc>
          <w:tcPr>
            <w:tcW w:w="5209" w:type="dxa"/>
            <w:vAlign w:val="top"/>
            <w:tcPrChange w:id="475"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76"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76" w:author="王宝彤" w:date="2020-06-21T22:32:05Z">
            <w:trPr>
              <w:trHeight w:val="23" w:hRule="atLeast"/>
            </w:trPr>
          </w:trPrChange>
        </w:trPr>
        <w:tc>
          <w:tcPr>
            <w:tcW w:w="2780" w:type="dxa"/>
            <w:vAlign w:val="top"/>
            <w:tcPrChange w:id="477"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::push_stack_var</w:t>
            </w:r>
          </w:p>
        </w:tc>
        <w:tc>
          <w:tcPr>
            <w:tcW w:w="5209" w:type="dxa"/>
            <w:vAlign w:val="top"/>
            <w:tcPrChange w:id="478"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79"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79" w:author="王宝彤" w:date="2020-06-21T22:32:05Z">
            <w:trPr>
              <w:trHeight w:val="23" w:hRule="atLeast"/>
            </w:trPr>
          </w:trPrChange>
        </w:trPr>
        <w:tc>
          <w:tcPr>
            <w:tcW w:w="2780" w:type="dxa"/>
            <w:vAlign w:val="top"/>
            <w:tcPrChange w:id="480"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::var_stack_alloc_begin</w:t>
            </w:r>
          </w:p>
        </w:tc>
        <w:tc>
          <w:tcPr>
            <w:tcW w:w="5209" w:type="dxa"/>
            <w:vAlign w:val="top"/>
            <w:tcPrChange w:id="481"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2"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82" w:author="王宝彤" w:date="2020-06-21T22:32:05Z">
            <w:trPr>
              <w:trHeight w:val="23" w:hRule="atLeast"/>
            </w:trPr>
          </w:trPrChange>
        </w:trPr>
        <w:tc>
          <w:tcPr>
            <w:tcW w:w="2780" w:type="dxa"/>
            <w:vAlign w:val="top"/>
            <w:tcPrChange w:id="483"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::push_global_func</w:t>
            </w:r>
          </w:p>
        </w:tc>
        <w:tc>
          <w:tcPr>
            <w:tcW w:w="5209" w:type="dxa"/>
            <w:vAlign w:val="top"/>
            <w:tcPrChange w:id="484"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5"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85" w:author="王宝彤" w:date="2020-06-21T22:32:05Z">
            <w:trPr>
              <w:trHeight w:val="23" w:hRule="atLeast"/>
            </w:trPr>
          </w:trPrChange>
        </w:trPr>
        <w:tc>
          <w:tcPr>
            <w:tcW w:w="2780" w:type="dxa"/>
            <w:vAlign w:val="top"/>
            <w:tcPrChange w:id="486"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::push_global_var_begin</w:t>
            </w:r>
          </w:p>
        </w:tc>
        <w:tc>
          <w:tcPr>
            <w:tcW w:w="5209" w:type="dxa"/>
            <w:vAlign w:val="top"/>
            <w:tcPrChange w:id="487"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8"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88" w:author="王宝彤" w:date="2020-06-21T22:32:05Z">
            <w:trPr>
              <w:trHeight w:val="23" w:hRule="atLeast"/>
            </w:trPr>
          </w:trPrChange>
        </w:trPr>
        <w:tc>
          <w:tcPr>
            <w:tcW w:w="2780" w:type="dxa"/>
            <w:vAlign w:val="top"/>
            <w:tcPrChange w:id="489"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w:t>
            </w:r>
          </w:p>
        </w:tc>
        <w:tc>
          <w:tcPr>
            <w:tcW w:w="5209" w:type="dxa"/>
            <w:vAlign w:val="top"/>
            <w:tcPrChange w:id="490"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91"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91" w:author="王宝彤" w:date="2020-06-21T22:32:05Z">
            <w:trPr>
              <w:trHeight w:val="23" w:hRule="atLeast"/>
            </w:trPr>
          </w:trPrChange>
        </w:trPr>
        <w:tc>
          <w:tcPr>
            <w:tcW w:w="2780" w:type="dxa"/>
            <w:vAlign w:val="top"/>
            <w:tcPrChange w:id="492"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::push_stack_tmp_unfree</w:t>
            </w:r>
          </w:p>
        </w:tc>
        <w:tc>
          <w:tcPr>
            <w:tcW w:w="5209" w:type="dxa"/>
            <w:vAlign w:val="top"/>
            <w:tcPrChange w:id="493"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94"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94" w:author="王宝彤" w:date="2020-06-21T22:32:05Z">
            <w:trPr>
              <w:trHeight w:val="23" w:hRule="atLeast"/>
            </w:trPr>
          </w:trPrChange>
        </w:trPr>
        <w:tc>
          <w:tcPr>
            <w:tcW w:w="2780" w:type="dxa"/>
            <w:vAlign w:val="top"/>
            <w:tcPrChange w:id="495"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::free_tmp_var</w:t>
            </w:r>
          </w:p>
        </w:tc>
        <w:tc>
          <w:tcPr>
            <w:tcW w:w="5209" w:type="dxa"/>
            <w:vAlign w:val="top"/>
            <w:tcPrChange w:id="496"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97"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497" w:author="王宝彤" w:date="2020-06-21T22:32:05Z">
            <w:trPr>
              <w:trHeight w:val="23" w:hRule="atLeast"/>
            </w:trPr>
          </w:trPrChange>
        </w:trPr>
        <w:tc>
          <w:tcPr>
            <w:tcW w:w="2780" w:type="dxa"/>
            <w:vAlign w:val="top"/>
            <w:tcPrChange w:id="498"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::pop_stack_tmp_unfree</w:t>
            </w:r>
          </w:p>
        </w:tc>
        <w:tc>
          <w:tcPr>
            <w:tcW w:w="5209" w:type="dxa"/>
            <w:vAlign w:val="top"/>
            <w:tcPrChange w:id="499"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00"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00" w:author="王宝彤" w:date="2020-06-21T22:32:05Z">
            <w:trPr>
              <w:trHeight w:val="23" w:hRule="atLeast"/>
            </w:trPr>
          </w:trPrChange>
        </w:trPr>
        <w:tc>
          <w:tcPr>
            <w:tcW w:w="2780" w:type="dxa"/>
            <w:vAlign w:val="top"/>
            <w:tcPrChange w:id="501"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w:t>
            </w:r>
          </w:p>
        </w:tc>
        <w:tc>
          <w:tcPr>
            <w:tcW w:w="5209" w:type="dxa"/>
            <w:vAlign w:val="top"/>
            <w:tcPrChange w:id="502"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03"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03" w:author="王宝彤" w:date="2020-06-21T22:32:05Z">
            <w:trPr>
              <w:trHeight w:val="23" w:hRule="atLeast"/>
            </w:trPr>
          </w:trPrChange>
        </w:trPr>
        <w:tc>
          <w:tcPr>
            <w:tcW w:w="2780" w:type="dxa"/>
            <w:vAlign w:val="top"/>
            <w:tcPrChange w:id="504"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::pop_stack_var</w:t>
            </w:r>
          </w:p>
        </w:tc>
        <w:tc>
          <w:tcPr>
            <w:tcW w:w="5209" w:type="dxa"/>
            <w:vAlign w:val="top"/>
            <w:tcPrChange w:id="505"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06"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06" w:author="王宝彤" w:date="2020-06-21T22:32:05Z">
            <w:trPr>
              <w:trHeight w:val="23" w:hRule="atLeast"/>
            </w:trPr>
          </w:trPrChange>
        </w:trPr>
        <w:tc>
          <w:tcPr>
            <w:tcW w:w="2780" w:type="dxa"/>
            <w:vAlign w:val="top"/>
            <w:tcPrChange w:id="507"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::pop_registers</w:t>
            </w:r>
          </w:p>
        </w:tc>
        <w:tc>
          <w:tcPr>
            <w:tcW w:w="5209" w:type="dxa"/>
            <w:vAlign w:val="top"/>
            <w:tcPrChange w:id="508"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09"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09" w:author="王宝彤" w:date="2020-06-21T22:32:05Z">
            <w:trPr>
              <w:trHeight w:val="23" w:hRule="atLeast"/>
            </w:trPr>
          </w:trPrChange>
        </w:trPr>
        <w:tc>
          <w:tcPr>
            <w:tcW w:w="2780" w:type="dxa"/>
            <w:vAlign w:val="top"/>
            <w:tcPrChange w:id="510"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::tmp_var_stack_alloc_begin</w:t>
            </w:r>
          </w:p>
        </w:tc>
        <w:tc>
          <w:tcPr>
            <w:tcW w:w="5209" w:type="dxa"/>
            <w:vAlign w:val="top"/>
            <w:tcPrChange w:id="511"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2"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12" w:author="王宝彤" w:date="2020-06-21T22:32:05Z">
            <w:trPr>
              <w:trHeight w:val="23" w:hRule="atLeast"/>
            </w:trPr>
          </w:trPrChange>
        </w:trPr>
        <w:tc>
          <w:tcPr>
            <w:tcW w:w="2780" w:type="dxa"/>
            <w:vAlign w:val="top"/>
            <w:tcPrChange w:id="513"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::return</w:t>
            </w:r>
          </w:p>
        </w:tc>
        <w:tc>
          <w:tcPr>
            <w:tcW w:w="5209" w:type="dxa"/>
            <w:vAlign w:val="top"/>
            <w:tcPrChange w:id="514"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5"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15" w:author="王宝彤" w:date="2020-06-21T22:32:05Z">
            <w:trPr>
              <w:trHeight w:val="23" w:hRule="atLeast"/>
            </w:trPr>
          </w:trPrChange>
        </w:trPr>
        <w:tc>
          <w:tcPr>
            <w:tcW w:w="2780" w:type="dxa"/>
            <w:vAlign w:val="top"/>
            <w:tcPrChange w:id="516"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::set_func_arg</w:t>
            </w:r>
          </w:p>
        </w:tc>
        <w:tc>
          <w:tcPr>
            <w:tcW w:w="5209" w:type="dxa"/>
            <w:vAlign w:val="top"/>
            <w:tcPrChange w:id="517"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8" w:author="王宝彤" w:date="2020-06-21T22:32: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3" w:hRule="atLeast"/>
          <w:trPrChange w:id="518" w:author="王宝彤" w:date="2020-06-21T22:32:05Z">
            <w:trPr>
              <w:trHeight w:val="23" w:hRule="atLeast"/>
            </w:trPr>
          </w:trPrChange>
        </w:trPr>
        <w:tc>
          <w:tcPr>
            <w:tcW w:w="2780" w:type="dxa"/>
            <w:vAlign w:val="top"/>
            <w:tcPrChange w:id="519" w:author="王宝彤" w:date="2020-06-21T22:32:05Z">
              <w:tcPr>
                <w:tcW w:w="3186"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::get_func_arg</w:t>
            </w:r>
          </w:p>
        </w:tc>
        <w:tc>
          <w:tcPr>
            <w:tcW w:w="5209" w:type="dxa"/>
            <w:vAlign w:val="top"/>
            <w:tcPrChange w:id="520" w:author="王宝彤" w:date="2020-06-21T22:32:05Z">
              <w:tcPr>
                <w:tcW w:w="6325" w:type="dxa"/>
                <w:vAlign w:val="top"/>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取函数参数</w:t>
            </w:r>
          </w:p>
        </w:tc>
      </w:tr>
    </w:tbl>
    <w:p>
      <w:pPr>
        <w:pStyle w:val="30"/>
        <w:bidi w:val="0"/>
        <w:rPr>
          <w:rFonts w:hint="default" w:ascii="Times New Roman" w:hAnsi="Times New Roman" w:cs="Times New Roman"/>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四元式由四部分组成：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操作符op</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操作数arg1（可空）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操作数arg2（可空）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结果ans（可空）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为了提高四元式的可读性，将上述四部分代码设计为如下格式：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arg1 op 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其中若ans为空，则省略符号“=”。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例如：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__sign_1_if_then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其中op为goto，arg1为__sign_1_if_then，其余为空。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%__ADDRESS_OF__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其中op为%__ADDRESS_OF__，arg1为b，ans为a其余为空。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无op: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全部包含：</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 + 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其中op为+，arg1为b，arg2为c，ans为a。</w:t>
      </w:r>
    </w:p>
    <w:p>
      <w:pPr>
        <w:pStyle w:val="30"/>
        <w:bidi w:val="0"/>
        <w:jc w:val="both"/>
        <w:rPr>
          <w:rFonts w:hint="default" w:ascii="Times New Roman" w:hAnsi="Times New Roman" w:cs="Times New Roman"/>
          <w:lang w:val="en-US" w:eastAsia="zh-CN"/>
        </w:rPr>
      </w:pPr>
    </w:p>
    <w:p>
      <w:pPr>
        <w:pStyle w:val="3"/>
        <w:bidi w:val="0"/>
        <w:rPr>
          <w:rFonts w:hint="default" w:ascii="Times New Roman" w:hAnsi="Times New Roman" w:cs="Times New Roman"/>
        </w:rPr>
      </w:pPr>
      <w:bookmarkStart w:id="29" w:name="_Toc1260"/>
      <w:r>
        <w:rPr>
          <w:rFonts w:hint="default" w:ascii="Times New Roman" w:hAnsi="Times New Roman" w:cs="Times New Roman"/>
        </w:rPr>
        <w:t>4.2 数组</w:t>
      </w:r>
      <w:bookmarkEnd w:id="2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为了体验不同的设计思路，数组名在本编译器中被当作指针实体使用，标准c中将数组名作为地址常数而非实体。设一个机器字为unit。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形如TYPE arr[H][W];的数组，其内存大小为数组的大小加指针的大小。数组大小为H*W*sizeof(TYPE)，指针大小为sizeof(指针)=1 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看作val[H*W]，则数组的内存线性模型如表4.2所示。</w:t>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521" w:author="王宝彤" w:date="2020-06-21T22:32:35Z">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000"/>
        <w:gridCol w:w="1047"/>
        <w:gridCol w:w="1295"/>
        <w:gridCol w:w="1295"/>
        <w:gridCol w:w="1295"/>
        <w:gridCol w:w="934"/>
        <w:gridCol w:w="1268"/>
        <w:tblGridChange w:id="522">
          <w:tblGrid>
            <w:gridCol w:w="1155"/>
            <w:gridCol w:w="1047"/>
            <w:gridCol w:w="1295"/>
            <w:gridCol w:w="1295"/>
            <w:gridCol w:w="1295"/>
            <w:gridCol w:w="934"/>
            <w:gridCol w:w="150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3" w:author="王宝彤" w:date="2020-06-21T22:32:3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trPrChange w:id="523" w:author="王宝彤" w:date="2020-06-21T22:32:35Z">
            <w:trPr>
              <w:jc w:val="center"/>
            </w:trPr>
          </w:trPrChange>
        </w:trPr>
        <w:tc>
          <w:tcPr>
            <w:tcW w:w="1000" w:type="dxa"/>
            <w:tcPrChange w:id="524" w:author="王宝彤" w:date="2020-06-21T22:32:35Z">
              <w:tcPr>
                <w:tcW w:w="1155" w:type="dxa"/>
              </w:tcPr>
            </w:tcPrChange>
          </w:tcPr>
          <w:p>
            <w:pPr>
              <w:pStyle w:val="15"/>
              <w:snapToGrid w:val="0"/>
              <w:spacing w:line="240" w:lineRule="atLeast"/>
              <w:ind w:firstLine="0" w:firstLineChars="0"/>
              <w:jc w:val="both"/>
              <w:rPr>
                <w:rFonts w:hint="default" w:ascii="Times New Roman" w:hAnsi="Times New Roman" w:cs="Times New Roman"/>
                <w:b w:val="0"/>
                <w:bCs w:val="0"/>
                <w:i w:val="0"/>
                <w:iCs w:val="0"/>
                <w:sz w:val="21"/>
                <w:lang w:val="en-US" w:eastAsia="zh-CN"/>
              </w:rPr>
              <w:pPrChange w:id="525" w:author="王宝彤" w:date="2020-06-21T22:32:20Z">
                <w:pPr>
                  <w:pStyle w:val="15"/>
                  <w:snapToGrid w:val="0"/>
                  <w:spacing w:line="240" w:lineRule="atLeast"/>
                </w:pPr>
              </w:pPrChange>
            </w:pPr>
            <w:r>
              <w:rPr>
                <w:rFonts w:hint="default" w:ascii="Times New Roman" w:hAnsi="Times New Roman" w:cs="Times New Roman"/>
                <w:b w:val="0"/>
                <w:bCs w:val="0"/>
                <w:i w:val="0"/>
                <w:iCs w:val="0"/>
                <w:sz w:val="21"/>
                <w:lang w:val="en-US" w:eastAsia="zh-CN"/>
              </w:rPr>
              <w:t>内存</w:t>
            </w:r>
          </w:p>
        </w:tc>
        <w:tc>
          <w:tcPr>
            <w:tcW w:w="7134" w:type="dxa"/>
            <w:gridSpan w:val="6"/>
            <w:tcPrChange w:id="526" w:author="王宝彤" w:date="2020-06-21T22:32:35Z">
              <w:tcPr>
                <w:tcW w:w="7367" w:type="dxa"/>
                <w:gridSpan w:val="6"/>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7" w:author="王宝彤" w:date="2020-06-21T22:32:3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trPrChange w:id="527" w:author="王宝彤" w:date="2020-06-21T22:32:35Z">
            <w:trPr>
              <w:jc w:val="center"/>
            </w:trPr>
          </w:trPrChange>
        </w:trPr>
        <w:tc>
          <w:tcPr>
            <w:tcW w:w="1000" w:type="dxa"/>
            <w:tcPrChange w:id="528" w:author="王宝彤" w:date="2020-06-21T22:32:35Z">
              <w:tcPr>
                <w:tcW w:w="1155" w:type="dxa"/>
              </w:tcPr>
            </w:tcPrChange>
          </w:tcPr>
          <w:p>
            <w:pPr>
              <w:pStyle w:val="15"/>
              <w:snapToGrid w:val="0"/>
              <w:spacing w:line="240" w:lineRule="atLeast"/>
              <w:ind w:firstLine="0" w:firstLineChars="0"/>
              <w:jc w:val="both"/>
              <w:rPr>
                <w:rFonts w:hint="default" w:ascii="Times New Roman" w:hAnsi="Times New Roman" w:cs="Times New Roman"/>
                <w:b w:val="0"/>
                <w:bCs w:val="0"/>
                <w:i w:val="0"/>
                <w:iCs w:val="0"/>
                <w:sz w:val="21"/>
                <w:lang w:val="en-US" w:eastAsia="zh-CN"/>
              </w:rPr>
              <w:pPrChange w:id="529" w:author="王宝彤" w:date="2020-06-21T22:32:24Z">
                <w:pPr>
                  <w:pStyle w:val="15"/>
                  <w:snapToGrid w:val="0"/>
                  <w:spacing w:line="240" w:lineRule="atLeast"/>
                </w:pPr>
              </w:pPrChange>
            </w:pPr>
            <w:r>
              <w:rPr>
                <w:rFonts w:hint="default" w:ascii="Times New Roman" w:hAnsi="Times New Roman" w:cs="Times New Roman"/>
                <w:b w:val="0"/>
                <w:bCs w:val="0"/>
                <w:i w:val="0"/>
                <w:iCs w:val="0"/>
                <w:sz w:val="21"/>
                <w:lang w:val="en-US" w:eastAsia="zh-CN"/>
              </w:rPr>
              <w:t>地址</w:t>
            </w:r>
          </w:p>
        </w:tc>
        <w:tc>
          <w:tcPr>
            <w:tcW w:w="1047" w:type="dxa"/>
            <w:tcPrChange w:id="530" w:author="王宝彤" w:date="2020-06-21T22:32:35Z">
              <w:tcPr>
                <w:tcW w:w="1047"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Change w:id="531"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w:t>
            </w:r>
          </w:p>
        </w:tc>
        <w:tc>
          <w:tcPr>
            <w:tcW w:w="1295" w:type="dxa"/>
            <w:tcPrChange w:id="532"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Change w:id="533"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arr[2]</w:t>
            </w:r>
          </w:p>
        </w:tc>
        <w:tc>
          <w:tcPr>
            <w:tcW w:w="934" w:type="dxa"/>
            <w:tcPrChange w:id="534" w:author="王宝彤" w:date="2020-06-21T22:32:35Z">
              <w:tcPr>
                <w:tcW w:w="934"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268" w:type="dxa"/>
            <w:tcPrChange w:id="535" w:author="王宝彤" w:date="2020-06-21T22:32:35Z">
              <w:tcPr>
                <w:tcW w:w="1501"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6" w:author="王宝彤" w:date="2020-06-21T22:32:3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trPrChange w:id="536" w:author="王宝彤" w:date="2020-06-21T22:32:35Z">
            <w:trPr>
              <w:jc w:val="center"/>
            </w:trPr>
          </w:trPrChange>
        </w:trPr>
        <w:tc>
          <w:tcPr>
            <w:tcW w:w="1000" w:type="dxa"/>
            <w:tcPrChange w:id="537" w:author="王宝彤" w:date="2020-06-21T22:32:35Z">
              <w:tcPr>
                <w:tcW w:w="115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含义</w:t>
            </w:r>
          </w:p>
        </w:tc>
        <w:tc>
          <w:tcPr>
            <w:tcW w:w="1047" w:type="dxa"/>
            <w:tcPrChange w:id="538" w:author="王宝彤" w:date="2020-06-21T22:32:35Z">
              <w:tcPr>
                <w:tcW w:w="1047"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arr指针</w:t>
            </w:r>
          </w:p>
        </w:tc>
        <w:tc>
          <w:tcPr>
            <w:tcW w:w="1295" w:type="dxa"/>
            <w:tcPrChange w:id="539"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arr[0,0]</w:t>
            </w:r>
          </w:p>
        </w:tc>
        <w:tc>
          <w:tcPr>
            <w:tcW w:w="1295" w:type="dxa"/>
            <w:tcPrChange w:id="540"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arr[0,1]</w:t>
            </w:r>
          </w:p>
        </w:tc>
        <w:tc>
          <w:tcPr>
            <w:tcW w:w="1295" w:type="dxa"/>
            <w:tcPrChange w:id="541"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arr[0,2]</w:t>
            </w:r>
          </w:p>
        </w:tc>
        <w:tc>
          <w:tcPr>
            <w:tcW w:w="934" w:type="dxa"/>
            <w:tcPrChange w:id="542" w:author="王宝彤" w:date="2020-06-21T22:32:35Z">
              <w:tcPr>
                <w:tcW w:w="934"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268" w:type="dxa"/>
            <w:tcPrChange w:id="543" w:author="王宝彤" w:date="2020-06-21T22:32:35Z">
              <w:tcPr>
                <w:tcW w:w="1501"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44" w:author="王宝彤" w:date="2020-06-21T22:32:3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trPrChange w:id="544" w:author="王宝彤" w:date="2020-06-21T22:32:35Z">
            <w:trPr>
              <w:jc w:val="center"/>
            </w:trPr>
          </w:trPrChange>
        </w:trPr>
        <w:tc>
          <w:tcPr>
            <w:tcW w:w="1000" w:type="dxa"/>
            <w:tcPrChange w:id="545" w:author="王宝彤" w:date="2020-06-21T22:32:35Z">
              <w:tcPr>
                <w:tcW w:w="115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值</w:t>
            </w:r>
          </w:p>
        </w:tc>
        <w:tc>
          <w:tcPr>
            <w:tcW w:w="1047" w:type="dxa"/>
            <w:tcPrChange w:id="546" w:author="王宝彤" w:date="2020-06-21T22:32:35Z">
              <w:tcPr>
                <w:tcW w:w="1047"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指向arr[0]</w:t>
            </w:r>
          </w:p>
        </w:tc>
        <w:tc>
          <w:tcPr>
            <w:tcW w:w="1295" w:type="dxa"/>
            <w:tcPrChange w:id="547"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val[0,0]</w:t>
            </w:r>
          </w:p>
        </w:tc>
        <w:tc>
          <w:tcPr>
            <w:tcW w:w="1295" w:type="dxa"/>
            <w:tcPrChange w:id="548"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val[0,1]</w:t>
            </w:r>
          </w:p>
        </w:tc>
        <w:tc>
          <w:tcPr>
            <w:tcW w:w="1295" w:type="dxa"/>
            <w:tcPrChange w:id="549" w:author="王宝彤" w:date="2020-06-21T22:32:35Z">
              <w:tcPr>
                <w:tcW w:w="1295"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val[0,2]</w:t>
            </w:r>
          </w:p>
        </w:tc>
        <w:tc>
          <w:tcPr>
            <w:tcW w:w="934" w:type="dxa"/>
            <w:tcPrChange w:id="550" w:author="王宝彤" w:date="2020-06-21T22:32:35Z">
              <w:tcPr>
                <w:tcW w:w="934"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268" w:type="dxa"/>
            <w:tcPrChange w:id="551" w:author="王宝彤" w:date="2020-06-21T22:32:35Z">
              <w:tcPr>
                <w:tcW w:w="1501" w:type="dxa"/>
              </w:tcPr>
            </w:tcPrChange>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val[i,j]</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在中间代码与编译后端中，数组实际上使用指针来模拟实现，故中间代码与编译后端只需提供指针的功能，无须增加额外的功能。</w:t>
      </w:r>
    </w:p>
    <w:p>
      <w:pPr>
        <w:pStyle w:val="3"/>
        <w:bidi w:val="0"/>
        <w:rPr>
          <w:rFonts w:hint="default" w:ascii="Times New Roman" w:hAnsi="Times New Roman" w:cs="Times New Roman"/>
        </w:rPr>
      </w:pPr>
      <w:bookmarkStart w:id="30" w:name="_Toc16496"/>
      <w:r>
        <w:rPr>
          <w:rFonts w:hint="default" w:ascii="Times New Roman" w:hAnsi="Times New Roman" w:cs="Times New Roman"/>
        </w:rPr>
        <w:t>4.3 结构体</w:t>
      </w:r>
      <w:bookmarkEnd w:id="3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本编译器中使用结构体基地址+成员偏移地址来实现结构体的成员访问，不考虑内存对齐。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如3.3.3描述，结构体声明时，记录的主要成员信息包括：成员名，成员数据类型，成员偏移地址。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设结构体node存放起始地址为addr，node有n个成员，设第i个成员的数据类型为typei，该数据类型的大小为sizeof(typei)。则有偏移地址offset公式：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offset(0)=0;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offset(i)=offset(i-1)+sizeof(type(i-1));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该公式等价于：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offset(i)=sizeof(type0)+sizeof(type1)+...+sizeof(typei)-sizeof(typei)。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与数组的实现相似，结构体在中间代码中使用指针的方式实现，中间代码与编译后端无须增加额外功能。</w:t>
      </w:r>
    </w:p>
    <w:p>
      <w:pPr>
        <w:pStyle w:val="3"/>
        <w:bidi w:val="0"/>
        <w:rPr>
          <w:rFonts w:hint="default" w:ascii="Times New Roman" w:hAnsi="Times New Roman" w:cs="Times New Roman"/>
          <w:lang w:eastAsia="zh-CN"/>
        </w:rPr>
      </w:pPr>
      <w:bookmarkStart w:id="31" w:name="_Toc19672"/>
      <w:r>
        <w:rPr>
          <w:rFonts w:hint="default" w:ascii="Times New Roman" w:hAnsi="Times New Roman" w:cs="Times New Roman"/>
        </w:rPr>
        <w:t>4.</w:t>
      </w:r>
      <w:del w:id="552" w:author="王宝彤" w:date="2020-06-21T22:32:55Z">
        <w:r>
          <w:rPr>
            <w:rFonts w:hint="default" w:ascii="Times New Roman" w:hAnsi="Times New Roman" w:cs="Times New Roman"/>
            <w:lang w:val="en-US"/>
          </w:rPr>
          <w:delText>5</w:delText>
        </w:r>
      </w:del>
      <w:ins w:id="553" w:author="王宝彤" w:date="2020-06-21T22:32:55Z">
        <w:r>
          <w:rPr>
            <w:rFonts w:hint="eastAsia" w:ascii="Times New Roman" w:hAnsi="Times New Roman" w:cs="Times New Roman"/>
            <w:lang w:val="en-US" w:eastAsia="zh-CN"/>
          </w:rPr>
          <w:t>4</w:t>
        </w:r>
      </w:ins>
      <w:r>
        <w:rPr>
          <w:rFonts w:hint="default" w:ascii="Times New Roman" w:hAnsi="Times New Roman" w:cs="Times New Roman"/>
        </w:rPr>
        <w:t xml:space="preserve"> </w:t>
      </w:r>
      <w:r>
        <w:rPr>
          <w:rFonts w:hint="default" w:ascii="Times New Roman" w:hAnsi="Times New Roman" w:cs="Times New Roman"/>
          <w:lang w:eastAsia="zh-CN"/>
        </w:rPr>
        <w:t>不同阶段的内存地址</w:t>
      </w:r>
      <w:bookmarkEnd w:id="3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比如在结构体的成员操作中，需要获取结构体变量的首地址，与成员的偏移地址相加。其中首地址必须由取地址运算符进行取出，并赋值给某中间变量，再使用中间变量与偏移地址相加得到成员变量的真实地址。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所谓真实地址，是程序本身使用的地址，可以是物理地址，也可以是虚地址（可由操作系统、硬件转换成物理地址）。</w:t>
      </w:r>
    </w:p>
    <w:p>
      <w:pPr>
        <w:spacing w:line="300" w:lineRule="auto"/>
        <w:ind w:firstLine="480" w:firstLineChars="200"/>
        <w:rPr>
          <w:ins w:id="554" w:author="王宝彤" w:date="2020-06-21T22:33:58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这是一个典型的编译前端时和编译后端时的问题，而不是编译时和运行时的问题。</w:t>
      </w:r>
    </w:p>
    <w:p>
      <w:pPr>
        <w:spacing w:line="300" w:lineRule="auto"/>
        <w:ind w:firstLine="480" w:firstLineChars="200"/>
        <w:rPr>
          <w:rFonts w:hint="default" w:ascii="Times New Roman" w:hAnsi="Times New Roman" w:cs="Times New Roman"/>
          <w:sz w:val="24"/>
          <w:szCs w:val="24"/>
          <w:lang w:val="en-US" w:eastAsia="zh-CN"/>
        </w:rPr>
      </w:pPr>
      <w:ins w:id="555" w:author="王宝彤" w:date="2020-06-21T22:34:00Z">
        <w:r>
          <w:rPr>
            <w:rFonts w:hint="eastAsia" w:ascii="Times New Roman" w:hAnsi="Times New Roman" w:cs="Times New Roman"/>
            <w:sz w:val="24"/>
            <w:szCs w:val="24"/>
            <w:lang w:val="en-US" w:eastAsia="zh-CN"/>
          </w:rPr>
          <w:t>再</w:t>
        </w:r>
      </w:ins>
      <w:ins w:id="556" w:author="王宝彤" w:date="2020-06-21T22:34:01Z">
        <w:r>
          <w:rPr>
            <w:rFonts w:hint="eastAsia" w:ascii="Times New Roman" w:hAnsi="Times New Roman" w:cs="Times New Roman"/>
            <w:sz w:val="24"/>
            <w:szCs w:val="24"/>
            <w:lang w:val="en-US" w:eastAsia="zh-CN"/>
          </w:rPr>
          <w:t>增加</w:t>
        </w:r>
      </w:ins>
      <w:ins w:id="557" w:author="王宝彤" w:date="2020-06-21T22:34:02Z">
        <w:r>
          <w:rPr>
            <w:rFonts w:hint="eastAsia" w:ascii="Times New Roman" w:hAnsi="Times New Roman" w:cs="Times New Roman"/>
            <w:sz w:val="24"/>
            <w:szCs w:val="24"/>
            <w:lang w:val="en-US" w:eastAsia="zh-CN"/>
          </w:rPr>
          <w:t>些</w:t>
        </w:r>
      </w:ins>
      <w:ins w:id="558" w:author="王宝彤" w:date="2020-06-21T22:34:04Z">
        <w:r>
          <w:rPr>
            <w:rFonts w:hint="eastAsia" w:ascii="Times New Roman" w:hAnsi="Times New Roman" w:cs="Times New Roman"/>
            <w:sz w:val="24"/>
            <w:szCs w:val="24"/>
            <w:lang w:val="en-US" w:eastAsia="zh-CN"/>
          </w:rPr>
          <w:t>内容</w:t>
        </w:r>
      </w:ins>
    </w:p>
    <w:p>
      <w:pPr>
        <w:pStyle w:val="3"/>
        <w:bidi w:val="0"/>
        <w:rPr>
          <w:rFonts w:hint="default" w:ascii="Times New Roman" w:hAnsi="Times New Roman" w:cs="Times New Roman"/>
          <w:lang w:val="en-US" w:eastAsia="zh-CN"/>
        </w:rPr>
      </w:pPr>
      <w:bookmarkStart w:id="32" w:name="_Toc25077"/>
      <w:r>
        <w:rPr>
          <w:rFonts w:hint="default" w:ascii="Times New Roman" w:hAnsi="Times New Roman" w:cs="Times New Roman"/>
          <w:lang w:val="en-US" w:eastAsia="zh-CN"/>
        </w:rPr>
        <w:t>4.</w:t>
      </w:r>
      <w:del w:id="559" w:author="王宝彤" w:date="2020-06-21T22:32:57Z">
        <w:r>
          <w:rPr>
            <w:rFonts w:hint="default" w:ascii="Times New Roman" w:hAnsi="Times New Roman" w:cs="Times New Roman"/>
            <w:lang w:val="en-US" w:eastAsia="zh-CN"/>
          </w:rPr>
          <w:delText>6</w:delText>
        </w:r>
      </w:del>
      <w:ins w:id="560" w:author="王宝彤" w:date="2020-06-21T22:32:57Z">
        <w:r>
          <w:rPr>
            <w:rFonts w:hint="eastAsia" w:ascii="Times New Roman" w:hAnsi="Times New Roman" w:cs="Times New Roman"/>
            <w:lang w:val="en-US" w:eastAsia="zh-CN"/>
          </w:rPr>
          <w:t>5</w:t>
        </w:r>
      </w:ins>
      <w:r>
        <w:rPr>
          <w:rFonts w:hint="default" w:ascii="Times New Roman" w:hAnsi="Times New Roman" w:cs="Times New Roman"/>
          <w:lang w:val="en-US" w:eastAsia="zh-CN"/>
        </w:rPr>
        <w:t xml:space="preserve"> 临时变量与资源释放问题</w:t>
      </w:r>
      <w:bookmarkEnd w:id="32"/>
    </w:p>
    <w:p>
      <w:pPr>
        <w:pStyle w:val="4"/>
        <w:bidi w:val="0"/>
        <w:rPr>
          <w:rFonts w:hint="default" w:ascii="Times New Roman" w:hAnsi="Times New Roman" w:cs="Times New Roman"/>
          <w:lang w:val="en-US" w:eastAsia="zh-CN"/>
        </w:rPr>
      </w:pPr>
      <w:bookmarkStart w:id="33" w:name="_Toc19985"/>
      <w:r>
        <w:rPr>
          <w:rFonts w:hint="default" w:ascii="Times New Roman" w:hAnsi="Times New Roman" w:cs="Times New Roman"/>
          <w:lang w:val="en-US" w:eastAsia="zh-CN"/>
        </w:rPr>
        <w:t>4.</w:t>
      </w:r>
      <w:del w:id="561" w:author="王宝彤" w:date="2020-06-21T22:32:58Z">
        <w:r>
          <w:rPr>
            <w:rFonts w:hint="default" w:ascii="Times New Roman" w:hAnsi="Times New Roman" w:cs="Times New Roman"/>
            <w:lang w:val="en-US" w:eastAsia="zh-CN"/>
          </w:rPr>
          <w:delText>6.</w:delText>
        </w:r>
      </w:del>
      <w:ins w:id="562" w:author="王宝彤" w:date="2020-06-21T22:32:58Z">
        <w:r>
          <w:rPr>
            <w:rFonts w:hint="eastAsia" w:ascii="Times New Roman" w:hAnsi="Times New Roman" w:cs="Times New Roman"/>
            <w:lang w:val="en-US" w:eastAsia="zh-CN"/>
          </w:rPr>
          <w:t>5</w:t>
        </w:r>
      </w:ins>
      <w:ins w:id="563" w:author="王宝彤" w:date="2020-06-21T22:32:59Z">
        <w:r>
          <w:rPr>
            <w:rFonts w:hint="eastAsia" w:ascii="Times New Roman" w:hAnsi="Times New Roman" w:cs="Times New Roman"/>
            <w:lang w:val="en-US" w:eastAsia="zh-CN"/>
          </w:rPr>
          <w:t>.</w:t>
        </w:r>
      </w:ins>
      <w:r>
        <w:rPr>
          <w:rFonts w:hint="default" w:ascii="Times New Roman" w:hAnsi="Times New Roman" w:cs="Times New Roman"/>
          <w:lang w:val="en-US" w:eastAsia="zh-CN"/>
        </w:rPr>
        <w:t>1临时变量的释放时机</w:t>
      </w:r>
      <w:bookmarkEnd w:id="3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从难度与效率考虑，采用以【c程序的语句】为单位的释放策略比较恰当。其中c程序以一个分号表示语句的结束。</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所有方案有如下三种：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临时变量使用完毕立即释放。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当前方案。每条语句结束时释放资源。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函数返回时统一释放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方案1：资源利用率最高，难度也最高。情况较为复杂，若释放不得当会造成程序错误。对解引用语句（见4.6.2）等若干部分均有影响。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方案3：最为简单，可大大降低编译后端的设计难度。但资源利用率过低，尤其是函数越长资源利用率就越低，会造成函数内资源浪费的叠加。</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方案2：资源利用率适中，当每条语句较短时利用率可与方案1接近，不会造成资源浪费的叠加。难度适中。</w:t>
      </w:r>
    </w:p>
    <w:p>
      <w:pPr>
        <w:pStyle w:val="4"/>
        <w:bidi w:val="0"/>
        <w:rPr>
          <w:rFonts w:hint="default" w:ascii="Times New Roman" w:hAnsi="Times New Roman" w:cs="Times New Roman"/>
          <w:lang w:val="en-US" w:eastAsia="zh-CN"/>
        </w:rPr>
      </w:pPr>
      <w:bookmarkStart w:id="34" w:name="_Toc14353"/>
      <w:r>
        <w:rPr>
          <w:rFonts w:hint="default" w:ascii="Times New Roman" w:hAnsi="Times New Roman" w:cs="Times New Roman"/>
          <w:lang w:val="en-US" w:eastAsia="zh-CN"/>
        </w:rPr>
        <w:t>4.</w:t>
      </w:r>
      <w:del w:id="564" w:author="王宝彤" w:date="2020-06-21T22:33:05Z">
        <w:r>
          <w:rPr>
            <w:rFonts w:hint="default" w:ascii="Times New Roman" w:hAnsi="Times New Roman" w:cs="Times New Roman"/>
            <w:lang w:val="en-US" w:eastAsia="zh-CN"/>
          </w:rPr>
          <w:delText>6</w:delText>
        </w:r>
      </w:del>
      <w:ins w:id="565" w:author="王宝彤" w:date="2020-06-21T22:33:05Z">
        <w:r>
          <w:rPr>
            <w:rFonts w:hint="eastAsia" w:ascii="Times New Roman" w:hAnsi="Times New Roman" w:cs="Times New Roman"/>
            <w:lang w:val="en-US" w:eastAsia="zh-CN"/>
          </w:rPr>
          <w:t>5</w:t>
        </w:r>
      </w:ins>
      <w:r>
        <w:rPr>
          <w:rFonts w:hint="default" w:ascii="Times New Roman" w:hAnsi="Times New Roman" w:cs="Times New Roman"/>
          <w:lang w:val="en-US" w:eastAsia="zh-CN"/>
        </w:rPr>
        <w:t>.2临时变量的界限</w:t>
      </w:r>
      <w:bookmarkEnd w:id="3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临时变量具有一个很重要的特点：其作用域（或者叫做生命周期）最大不会超出一条c语句的范围。换句话说临时变量不会同时出现在两条c语句的范围内。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原因：一条语句有几种情况：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语句是常规语句无结果：如单纯一个分号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语句包含程序块，如while语句。可看成特殊的过程(函数)调用。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语句有结果但没保存：如函数调用funccall();再如1+2;</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语句有结果且保存了：如a=funccall();再如a=1+2;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不管是什么情况，语句最多可以产生一个最终的运算结果。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若语句产生了运算结果但没保存、或者是语句没结果，该语句的计算在语句过后就结束了，对环境的影响也已经完成了，故不会遗留中间结果。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综上所述，语句结束后不会遗留中间结果，也就不会有任何临时变量具有存在价值。</w:t>
      </w:r>
    </w:p>
    <w:p>
      <w:pPr>
        <w:pStyle w:val="4"/>
        <w:bidi w:val="0"/>
        <w:rPr>
          <w:rFonts w:hint="default" w:ascii="Times New Roman" w:hAnsi="Times New Roman" w:cs="Times New Roman"/>
          <w:lang w:val="en-US" w:eastAsia="zh-CN"/>
        </w:rPr>
      </w:pPr>
      <w:bookmarkStart w:id="35" w:name="_Toc7433"/>
      <w:r>
        <w:rPr>
          <w:rFonts w:hint="default" w:ascii="Times New Roman" w:hAnsi="Times New Roman" w:cs="Times New Roman"/>
          <w:lang w:val="en-US" w:eastAsia="zh-CN"/>
        </w:rPr>
        <w:t>4.</w:t>
      </w:r>
      <w:del w:id="566" w:author="王宝彤" w:date="2020-06-21T22:33:08Z">
        <w:r>
          <w:rPr>
            <w:rFonts w:hint="default" w:ascii="Times New Roman" w:hAnsi="Times New Roman" w:cs="Times New Roman"/>
            <w:lang w:val="en-US" w:eastAsia="zh-CN"/>
          </w:rPr>
          <w:delText>6</w:delText>
        </w:r>
      </w:del>
      <w:ins w:id="567" w:author="王宝彤" w:date="2020-06-21T22:33:08Z">
        <w:r>
          <w:rPr>
            <w:rFonts w:hint="eastAsia" w:ascii="Times New Roman" w:hAnsi="Times New Roman" w:cs="Times New Roman"/>
            <w:lang w:val="en-US" w:eastAsia="zh-CN"/>
          </w:rPr>
          <w:t>5</w:t>
        </w:r>
      </w:ins>
      <w:r>
        <w:rPr>
          <w:rFonts w:hint="default" w:ascii="Times New Roman" w:hAnsi="Times New Roman" w:cs="Times New Roman"/>
          <w:lang w:val="en-US" w:eastAsia="zh-CN"/>
        </w:rPr>
        <w:t>.3解引用操作符与资源释放</w:t>
      </w:r>
      <w:bookmarkEnd w:id="3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解引用操作符四元式格式为：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ptr %__MEMORY_OF__ size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功能为取指针ptr指向的内存空间对应的变量(也就是*ptr)。该变量可作为左值也可作为右值。并将该引用赋给ans。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由于ans保留了*ptr的左值，故需要记录下ptr的真实值。而此ptr存放位置有若干种情况：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ptr为立即数。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ptr存放在寄存器里。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ptr存放在栈空间里。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ptr存放在全局空间里。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其中只有情况1可以在编译时得知ptr的具体内容，其他情况需要在运行时取出此地址。故在情况234中必须将ptr本身的地址信息保存下来，以备在运行时将内容取出。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若ptr是全局变量，那么ptr本身不需要在程序结束前被释放，自然没有任何问题。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若ptr是局部变量，那么ans本身不会在函数外部使用，且ptr不会在函数结束前被销毁。故不会产生错误的释放。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rPr>
          <w:rFonts w:hint="default" w:ascii="Times New Roman" w:hAnsi="Times New Roman" w:cs="Times New Roman"/>
          <w:lang w:val="en-US" w:eastAsia="zh-CN"/>
        </w:rPr>
      </w:pPr>
    </w:p>
    <w:p>
      <w:pPr>
        <w:numPr>
          <w:ilvl w:val="0"/>
          <w:numId w:val="0"/>
        </w:numPr>
        <w:spacing w:line="300" w:lineRule="auto"/>
        <w:rPr>
          <w:rFonts w:hint="default" w:ascii="Times New Roman" w:hAnsi="Times New Roman" w:cs="Times New Roman"/>
          <w:sz w:val="24"/>
          <w:szCs w:val="24"/>
          <w:lang w:val="en-US" w:eastAsia="zh-CN"/>
        </w:rPr>
      </w:pPr>
    </w:p>
    <w:p>
      <w:pPr>
        <w:rPr>
          <w:rFonts w:hint="default" w:ascii="Times New Roman" w:hAnsi="Times New Roman" w:cs="Times New Roman"/>
          <w:lang w:eastAsia="zh-CN"/>
        </w:rPr>
      </w:pPr>
    </w:p>
    <w:p>
      <w:pPr>
        <w:pStyle w:val="2"/>
        <w:rPr>
          <w:rFonts w:hint="eastAsia" w:eastAsia="宋体"/>
          <w:lang w:eastAsia="zh-CN"/>
        </w:rPr>
        <w:pPrChange w:id="568" w:author="王宝彤" w:date="2020-06-21T22:35:13Z">
          <w:pPr/>
        </w:pPrChange>
      </w:pPr>
      <w:bookmarkStart w:id="36" w:name="_Toc15209"/>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五</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w:t>
      </w:r>
      <w:r>
        <w:rPr>
          <w:rStyle w:val="21"/>
          <w:rFonts w:hint="default" w:ascii="Times New Roman" w:hAnsi="Times New Roman" w:eastAsia="黑体" w:cs="Times New Roman"/>
          <w:b w:val="0"/>
          <w:bCs w:val="0"/>
          <w:lang w:val="en-US" w:eastAsia="zh-CN"/>
        </w:rPr>
        <w:t xml:space="preserve"> </w:t>
      </w:r>
      <w:r>
        <w:rPr>
          <w:rStyle w:val="21"/>
          <w:rFonts w:hint="default" w:ascii="Times New Roman" w:hAnsi="Times New Roman" w:eastAsia="黑体" w:cs="Times New Roman"/>
          <w:b w:val="0"/>
          <w:bCs w:val="0"/>
        </w:rPr>
        <w:t>编译后端</w:t>
      </w:r>
      <w:bookmarkEnd w:id="36"/>
    </w:p>
    <w:p>
      <w:pPr>
        <w:pStyle w:val="3"/>
        <w:bidi w:val="0"/>
        <w:rPr>
          <w:rFonts w:hint="default" w:ascii="Times New Roman" w:hAnsi="Times New Roman" w:cs="Times New Roman"/>
          <w:lang w:val="en-US" w:eastAsia="zh-CN"/>
        </w:rPr>
      </w:pPr>
      <w:bookmarkStart w:id="37" w:name="_Toc5599"/>
      <w:r>
        <w:rPr>
          <w:rFonts w:hint="default" w:ascii="Times New Roman" w:hAnsi="Times New Roman" w:cs="Times New Roman"/>
          <w:lang w:val="en-US" w:eastAsia="zh-CN"/>
        </w:rPr>
        <w:t>5.1</w:t>
      </w:r>
      <w:ins w:id="569" w:author="王宝彤" w:date="2020-06-21T22:36:33Z">
        <w:r>
          <w:rPr>
            <w:rStyle w:val="21"/>
            <w:rFonts w:hint="default" w:ascii="Times New Roman" w:hAnsi="Times New Roman" w:eastAsia="黑体" w:cs="Times New Roman"/>
            <w:b w:val="0"/>
            <w:bCs w:val="0"/>
          </w:rPr>
          <w:t>编译后端</w:t>
        </w:r>
      </w:ins>
      <w:del w:id="570" w:author="王宝彤" w:date="2020-06-21T22:35:19Z">
        <w:r>
          <w:rPr>
            <w:rFonts w:hint="default" w:ascii="Times New Roman" w:hAnsi="Times New Roman" w:cs="Times New Roman"/>
            <w:lang w:val="en-US" w:eastAsia="zh-CN"/>
          </w:rPr>
          <w:delText>结构</w:delText>
        </w:r>
      </w:del>
      <w:r>
        <w:rPr>
          <w:rFonts w:hint="default" w:ascii="Times New Roman" w:hAnsi="Times New Roman" w:cs="Times New Roman"/>
          <w:lang w:val="en-US" w:eastAsia="zh-CN"/>
        </w:rPr>
        <w:t>概述</w:t>
      </w:r>
      <w:bookmarkEnd w:id="3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编译后端负责将机器无关的中间代码翻译成机器相关的目标代码（汇编代码）。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因为中间代码的语法是一种简单的线性结构，所以编译后端相对于编译前端实现起来要简单的多。后端程序结构如图5.1所示。</w:t>
      </w:r>
    </w:p>
    <w:p>
      <w:pPr>
        <w:numPr>
          <w:ilvl w:val="0"/>
          <w:numId w:val="0"/>
        </w:numPr>
        <w:spacing w:line="300" w:lineRule="auto"/>
        <w:ind w:firstLine="420" w:firstLine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5"/>
                    <a:stretch>
                      <a:fillRect/>
                    </a:stretch>
                  </pic:blipFill>
                  <pic:spPr>
                    <a:xfrm>
                      <a:off x="0" y="0"/>
                      <a:ext cx="3402330" cy="197040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图5.1  后端程序结构图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对于中间代码的命令部分，与产生式和制导函数绑定的注册模式相同，使用注册的方式来进行命令和处理函数的绑定。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对于中间代码的四元式部分，使用操作符op部分进行区分，分别处理即可。</w:t>
      </w:r>
    </w:p>
    <w:p>
      <w:pPr>
        <w:pStyle w:val="3"/>
        <w:bidi w:val="0"/>
        <w:rPr>
          <w:rFonts w:hint="default" w:ascii="Times New Roman" w:hAnsi="Times New Roman" w:cs="Times New Roman"/>
          <w:lang w:val="en-US" w:eastAsia="zh-CN"/>
        </w:rPr>
      </w:pPr>
      <w:bookmarkStart w:id="38" w:name="_Toc19820"/>
      <w:r>
        <w:rPr>
          <w:rFonts w:hint="default" w:ascii="Times New Roman" w:hAnsi="Times New Roman" w:cs="Times New Roman"/>
          <w:lang w:val="en-US" w:eastAsia="zh-CN"/>
        </w:rPr>
        <w:t>5.2信息管理</w:t>
      </w:r>
      <w:bookmarkEnd w:id="3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编译后端需要对变量信息进行管理。对应的信息中心为back_var_ctrl类（单例）。提供的功能有：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变量的增删查改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寄存器池管理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资源申请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变量资源的释放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部分正确性校验</w:t>
      </w:r>
    </w:p>
    <w:p>
      <w:pPr>
        <w:spacing w:line="300" w:lineRule="auto"/>
        <w:ind w:firstLine="480" w:firstLineChars="200"/>
        <w:rPr>
          <w:ins w:id="571" w:author="王宝彤" w:date="2020-06-21T22:37:04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back_var_ctrl和编译后端其他场所均使用var_node_t来记录一个变量信息，主要记录了变量类型、变量存放场所、变量存放位置、左值信息等。</w:t>
      </w:r>
    </w:p>
    <w:p>
      <w:pPr>
        <w:spacing w:line="300" w:lineRule="auto"/>
        <w:ind w:firstLine="0" w:firstLineChars="0"/>
        <w:rPr>
          <w:rFonts w:hint="default" w:ascii="Times New Roman" w:hAnsi="Times New Roman" w:cs="Times New Roman"/>
          <w:sz w:val="24"/>
          <w:szCs w:val="24"/>
          <w:lang w:val="en-US" w:eastAsia="zh-CN"/>
        </w:rPr>
        <w:pPrChange w:id="572" w:author="王宝彤" w:date="2020-06-21T22:37:05Z">
          <w:pPr>
            <w:spacing w:line="300" w:lineRule="auto"/>
            <w:ind w:firstLine="480" w:firstLineChars="200"/>
          </w:pPr>
        </w:pPrChange>
      </w:pPr>
      <w:ins w:id="573" w:author="王宝彤" w:date="2020-06-21T22:37:16Z">
        <w:r>
          <w:rPr>
            <w:rFonts w:hint="eastAsia" w:ascii="Times New Roman" w:hAnsi="Times New Roman" w:cs="Times New Roman"/>
            <w:sz w:val="24"/>
            <w:szCs w:val="24"/>
            <w:lang w:val="en-US" w:eastAsia="zh-CN"/>
          </w:rPr>
          <w:t>3</w:t>
        </w:r>
      </w:ins>
      <w:ins w:id="574" w:author="王宝彤" w:date="2020-06-21T22:37:17Z">
        <w:r>
          <w:rPr>
            <w:rFonts w:hint="eastAsia" w:ascii="Times New Roman" w:hAnsi="Times New Roman" w:cs="Times New Roman"/>
            <w:sz w:val="24"/>
            <w:szCs w:val="24"/>
            <w:lang w:val="en-US" w:eastAsia="zh-CN"/>
          </w:rPr>
          <w:t>，</w:t>
        </w:r>
      </w:ins>
      <w:ins w:id="575" w:author="王宝彤" w:date="2020-06-21T22:37:12Z">
        <w:r>
          <w:rPr>
            <w:rFonts w:hint="eastAsia" w:ascii="Times New Roman" w:hAnsi="Times New Roman" w:cs="Times New Roman"/>
            <w:sz w:val="24"/>
            <w:szCs w:val="24"/>
            <w:lang w:val="en-US" w:eastAsia="zh-CN"/>
          </w:rPr>
          <w:t>4</w:t>
        </w:r>
      </w:ins>
      <w:ins w:id="576" w:author="王宝彤" w:date="2020-06-21T22:37:20Z">
        <w:r>
          <w:rPr>
            <w:rFonts w:hint="eastAsia" w:ascii="Times New Roman" w:hAnsi="Times New Roman" w:cs="Times New Roman"/>
            <w:sz w:val="24"/>
            <w:szCs w:val="24"/>
            <w:lang w:val="en-US" w:eastAsia="zh-CN"/>
          </w:rPr>
          <w:t>，</w:t>
        </w:r>
      </w:ins>
      <w:ins w:id="577" w:author="王宝彤" w:date="2020-06-21T22:37:21Z">
        <w:r>
          <w:rPr>
            <w:rFonts w:hint="eastAsia" w:ascii="Times New Roman" w:hAnsi="Times New Roman" w:cs="Times New Roman"/>
            <w:sz w:val="24"/>
            <w:szCs w:val="24"/>
            <w:lang w:val="en-US" w:eastAsia="zh-CN"/>
          </w:rPr>
          <w:t>5</w:t>
        </w:r>
      </w:ins>
      <w:ins w:id="578" w:author="王宝彤" w:date="2020-06-21T22:37:22Z">
        <w:r>
          <w:rPr>
            <w:rFonts w:hint="eastAsia" w:ascii="Times New Roman" w:hAnsi="Times New Roman" w:cs="Times New Roman"/>
            <w:sz w:val="24"/>
            <w:szCs w:val="24"/>
            <w:lang w:val="en-US" w:eastAsia="zh-CN"/>
          </w:rPr>
          <w:t>合并</w:t>
        </w:r>
      </w:ins>
      <w:ins w:id="579" w:author="王宝彤" w:date="2020-06-21T22:37:26Z">
        <w:r>
          <w:rPr>
            <w:rFonts w:hint="eastAsia" w:ascii="Times New Roman" w:hAnsi="Times New Roman" w:cs="Times New Roman"/>
            <w:sz w:val="24"/>
            <w:szCs w:val="24"/>
            <w:lang w:val="en-US" w:eastAsia="zh-CN"/>
          </w:rPr>
          <w:t>成</w:t>
        </w:r>
      </w:ins>
      <w:ins w:id="580" w:author="王宝彤" w:date="2020-06-21T22:37:28Z">
        <w:r>
          <w:rPr>
            <w:rFonts w:hint="eastAsia" w:ascii="Times New Roman" w:hAnsi="Times New Roman" w:cs="Times New Roman"/>
            <w:sz w:val="24"/>
            <w:szCs w:val="24"/>
            <w:lang w:val="en-US" w:eastAsia="zh-CN"/>
          </w:rPr>
          <w:t>一节</w:t>
        </w:r>
      </w:ins>
    </w:p>
    <w:p>
      <w:pPr>
        <w:pStyle w:val="3"/>
        <w:bidi w:val="0"/>
        <w:rPr>
          <w:rFonts w:hint="default" w:ascii="Times New Roman" w:hAnsi="Times New Roman" w:cs="Times New Roman"/>
          <w:color w:val="FF0000"/>
          <w:lang w:val="en-US" w:eastAsia="zh-CN"/>
          <w:rPrChange w:id="581" w:author="王宝彤" w:date="2020-06-21T22:36:58Z">
            <w:rPr>
              <w:rFonts w:hint="default" w:ascii="Times New Roman" w:hAnsi="Times New Roman" w:cs="Times New Roman"/>
              <w:lang w:val="en-US" w:eastAsia="zh-CN"/>
            </w:rPr>
          </w:rPrChange>
        </w:rPr>
      </w:pPr>
      <w:bookmarkStart w:id="39" w:name="_Toc23276"/>
      <w:r>
        <w:rPr>
          <w:rFonts w:hint="default" w:ascii="Times New Roman" w:hAnsi="Times New Roman" w:cs="Times New Roman"/>
          <w:color w:val="FF0000"/>
          <w:lang w:val="en-US" w:eastAsia="zh-CN"/>
          <w:rPrChange w:id="582" w:author="王宝彤" w:date="2020-06-21T22:36:58Z">
            <w:rPr>
              <w:rFonts w:hint="default" w:ascii="Times New Roman" w:hAnsi="Times New Roman" w:cs="Times New Roman"/>
              <w:lang w:val="en-US" w:eastAsia="zh-CN"/>
            </w:rPr>
          </w:rPrChange>
        </w:rPr>
        <w:t>5.3指令层</w:t>
      </w:r>
      <w:bookmarkEnd w:id="3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位于src/background/instruction.h。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该层对应汇编指令，用于生成目标代码。</w:t>
      </w:r>
    </w:p>
    <w:p>
      <w:pPr>
        <w:pStyle w:val="3"/>
        <w:bidi w:val="0"/>
        <w:rPr>
          <w:rFonts w:hint="default" w:ascii="Times New Roman" w:hAnsi="Times New Roman" w:cs="Times New Roman"/>
          <w:color w:val="FF0000"/>
          <w:lang w:val="en-US" w:eastAsia="zh-CN"/>
          <w:rPrChange w:id="583" w:author="王宝彤" w:date="2020-06-21T22:37:00Z">
            <w:rPr>
              <w:rFonts w:hint="default" w:ascii="Times New Roman" w:hAnsi="Times New Roman" w:cs="Times New Roman"/>
              <w:lang w:val="en-US" w:eastAsia="zh-CN"/>
            </w:rPr>
          </w:rPrChange>
        </w:rPr>
      </w:pPr>
      <w:bookmarkStart w:id="40" w:name="_Toc15139"/>
      <w:r>
        <w:rPr>
          <w:rFonts w:hint="default" w:ascii="Times New Roman" w:hAnsi="Times New Roman" w:cs="Times New Roman"/>
          <w:color w:val="FF0000"/>
          <w:lang w:val="en-US" w:eastAsia="zh-CN"/>
          <w:rPrChange w:id="584" w:author="王宝彤" w:date="2020-06-21T22:37:00Z">
            <w:rPr>
              <w:rFonts w:hint="default" w:ascii="Times New Roman" w:hAnsi="Times New Roman" w:cs="Times New Roman"/>
              <w:lang w:val="en-US" w:eastAsia="zh-CN"/>
            </w:rPr>
          </w:rPrChange>
        </w:rPr>
        <w:t>5.4伪指令层</w:t>
      </w:r>
      <w:bookmarkEnd w:id="4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位于src/background/macro_inst.h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该层是对指令层的一层封装，与信息中心配合完成更复杂的功能。如：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变量各种类型值传送的封装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复杂操作符的实现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其中复杂操作中的逻辑运算符（||和&amp;&amp;）的设计与标准</w:t>
      </w:r>
      <w:del w:id="585" w:author="王宝彤" w:date="2020-06-21T22:41:36Z">
        <w:r>
          <w:rPr>
            <w:rFonts w:hint="default" w:ascii="Times New Roman" w:hAnsi="Times New Roman" w:cs="Times New Roman"/>
            <w:sz w:val="24"/>
            <w:szCs w:val="24"/>
            <w:lang w:val="en-US" w:eastAsia="zh-CN"/>
          </w:rPr>
          <w:delText>c语言</w:delText>
        </w:r>
      </w:del>
      <w:ins w:id="586"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bidi w:val="0"/>
        <w:rPr>
          <w:rFonts w:hint="default" w:ascii="Times New Roman" w:hAnsi="Times New Roman" w:cs="Times New Roman"/>
          <w:color w:val="FF0000"/>
          <w:lang w:val="en-US" w:eastAsia="zh-CN"/>
          <w:rPrChange w:id="587" w:author="王宝彤" w:date="2020-06-21T22:37:02Z">
            <w:rPr>
              <w:rFonts w:hint="default" w:ascii="Times New Roman" w:hAnsi="Times New Roman" w:cs="Times New Roman"/>
              <w:lang w:val="en-US" w:eastAsia="zh-CN"/>
            </w:rPr>
          </w:rPrChange>
        </w:rPr>
      </w:pPr>
      <w:bookmarkStart w:id="41" w:name="_Toc20674"/>
      <w:r>
        <w:rPr>
          <w:rFonts w:hint="default" w:ascii="Times New Roman" w:hAnsi="Times New Roman" w:cs="Times New Roman"/>
          <w:color w:val="FF0000"/>
          <w:lang w:val="en-US" w:eastAsia="zh-CN"/>
          <w:rPrChange w:id="588" w:author="王宝彤" w:date="2020-06-21T22:37:02Z">
            <w:rPr>
              <w:rFonts w:hint="default" w:ascii="Times New Roman" w:hAnsi="Times New Roman" w:cs="Times New Roman"/>
              <w:lang w:val="en-US" w:eastAsia="zh-CN"/>
            </w:rPr>
          </w:rPrChange>
        </w:rPr>
        <w:t>5.5应用层</w:t>
      </w:r>
      <w:bookmarkEnd w:id="4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结构较为简单，主要逻辑为：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逐行识别中间代码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区分命令和四元式，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若是命令则送入命令管理器执行相应的处理函数，若是四元式则送入四元式处理函数。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重复上述操作直到所有中间代码处理完毕。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编译后端处理逻辑如图5.2所示。</w:t>
      </w:r>
    </w:p>
    <w:p>
      <w:pPr>
        <w:rPr>
          <w:rFonts w:hint="default" w:ascii="Times New Roman" w:hAnsi="Times New Roman" w:cs="Times New Roman"/>
          <w:lang w:val="en-US" w:eastAsia="zh-CN"/>
        </w:rPr>
      </w:pP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6"/>
                    <a:stretch>
                      <a:fillRect/>
                    </a:stretch>
                  </pic:blipFill>
                  <pic:spPr>
                    <a:xfrm>
                      <a:off x="0" y="0"/>
                      <a:ext cx="5266055" cy="214249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5.2  编译后端处理逻辑图</w:t>
      </w:r>
    </w:p>
    <w:p>
      <w:pPr>
        <w:pStyle w:val="3"/>
        <w:bidi w:val="0"/>
        <w:rPr>
          <w:rFonts w:hint="default" w:ascii="Times New Roman" w:hAnsi="Times New Roman" w:cs="Times New Roman"/>
          <w:lang w:val="en-US" w:eastAsia="zh-CN"/>
        </w:rPr>
      </w:pPr>
      <w:bookmarkStart w:id="42" w:name="_Toc15306"/>
      <w:r>
        <w:rPr>
          <w:rFonts w:hint="default" w:ascii="Times New Roman" w:hAnsi="Times New Roman" w:cs="Times New Roman"/>
          <w:lang w:val="en-US" w:eastAsia="zh-CN"/>
        </w:rPr>
        <w:t>5.6临时变量的资源分配</w:t>
      </w:r>
      <w:bookmarkEnd w:id="4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临时变量作用域不超过一条c语句。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当遇到一个新的临时变量时，编译后端需要为其分配临时资源以存放数据。临时资源可以是寄存器或者栈空间。</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当该一条c语句结束时，需要清理其使用过的所有的临时变量，释放临时变量的资源。</w:t>
      </w:r>
    </w:p>
    <w:p>
      <w:pPr>
        <w:pStyle w:val="4"/>
        <w:bidi w:val="0"/>
        <w:rPr>
          <w:rFonts w:hint="default" w:ascii="Times New Roman" w:hAnsi="Times New Roman" w:cs="Times New Roman"/>
          <w:lang w:val="en-US" w:eastAsia="zh-CN"/>
        </w:rPr>
      </w:pPr>
      <w:bookmarkStart w:id="43" w:name="_Toc19190"/>
      <w:r>
        <w:rPr>
          <w:rFonts w:hint="default" w:ascii="Times New Roman" w:hAnsi="Times New Roman" w:cs="Times New Roman"/>
          <w:lang w:val="en-US" w:eastAsia="zh-CN"/>
        </w:rPr>
        <w:t>5.6.1 中间代码if-goto与临时变量释放问题</w:t>
      </w:r>
      <w:bookmarkEnd w:id="4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中间代码的if-goto设计时遇到过问题，现介绍如下：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缺陷方案：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 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意思是：如果cond（变量或者立即数）为真，就跳转到标号then。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此语句本身没有问题，问题出在cond变量的释放上。若：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cond为临时变量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cond存放在栈里（只有栈内临时变量才需要插入代码进行释放）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cond最后出现的位置就是此语句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故改正后的方案为：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将上述if-goto语句中插入释放逻辑，若cond不满足上述三个条件，则格式为：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numPr>
          <w:ilvl w:val="0"/>
          <w:numId w:val="3"/>
          <w:ins w:id="590" w:author="王宝彤" w:date="2020-06-21T22:38:00Z"/>
        </w:numPr>
        <w:spacing w:line="300" w:lineRule="auto"/>
        <w:ind w:left="420" w:hanging="420" w:firstLineChars="0"/>
        <w:rPr>
          <w:rFonts w:hint="default" w:ascii="Times New Roman" w:hAnsi="Times New Roman" w:cs="Times New Roman"/>
          <w:sz w:val="24"/>
          <w:szCs w:val="24"/>
          <w:lang w:val="en-US" w:eastAsia="zh-CN"/>
        </w:rPr>
        <w:pPrChange w:id="589" w:author="王宝彤" w:date="2020-06-21T22:38:00Z">
          <w:pPr>
            <w:spacing w:line="300" w:lineRule="auto"/>
            <w:ind w:firstLine="480" w:firstLineChars="200"/>
          </w:pPr>
        </w:pPrChange>
      </w:pPr>
      <w:r>
        <w:rPr>
          <w:rFonts w:hint="default" w:ascii="Times New Roman" w:hAnsi="Times New Roman" w:cs="Times New Roman"/>
          <w:sz w:val="24"/>
          <w:szCs w:val="24"/>
          <w:lang w:val="en-US" w:eastAsia="zh-CN"/>
        </w:rPr>
        <w:t>若cond满足上述三个条件，则格式为：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::free_tmp_var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如上，条件合适的时候在跳转生效前执行栈空间释放代码，解决了该问题。</w:t>
      </w:r>
    </w:p>
    <w:p>
      <w:pPr>
        <w:pStyle w:val="4"/>
        <w:bidi w:val="0"/>
        <w:rPr>
          <w:rFonts w:hint="default" w:ascii="Times New Roman" w:hAnsi="Times New Roman" w:cs="Times New Roman"/>
          <w:lang w:val="en-US" w:eastAsia="zh-CN"/>
        </w:rPr>
      </w:pPr>
      <w:bookmarkStart w:id="44" w:name="_Toc28888"/>
      <w:r>
        <w:rPr>
          <w:rFonts w:hint="default" w:ascii="Times New Roman" w:hAnsi="Times New Roman" w:cs="Times New Roman"/>
          <w:lang w:val="en-US" w:eastAsia="zh-CN"/>
        </w:rPr>
        <w:t>5.6.2 流程控制语句与资源释放问题</w:t>
      </w:r>
      <w:bookmarkEnd w:id="44"/>
    </w:p>
    <w:p>
      <w:pPr>
        <w:spacing w:line="300" w:lineRule="auto"/>
        <w:ind w:firstLine="480" w:firstLineChars="200"/>
        <w:rPr>
          <w:ins w:id="591" w:author="王宝彤" w:date="2020-06-21T21:56:03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同5.6.1，当发生跳转时可能会导致栈内临时变量无法释放，除了if-goto以外还有return、continue、break产生的goto语句会导致该问题的发生。故在相关跳转之前均需插入::free_tmp_var命令来释放临时变量。</w:t>
      </w:r>
    </w:p>
    <w:p>
      <w:pPr>
        <w:spacing w:line="300" w:lineRule="auto"/>
        <w:ind w:firstLine="480" w:firstLineChars="200"/>
        <w:rPr>
          <w:ins w:id="592" w:author="王宝彤" w:date="2020-06-21T21:56:44Z"/>
          <w:rFonts w:hint="eastAsia" w:ascii="Times New Roman" w:hAnsi="Times New Roman" w:cs="Times New Roman"/>
          <w:sz w:val="24"/>
          <w:szCs w:val="24"/>
          <w:lang w:val="en-US" w:eastAsia="zh-CN"/>
        </w:rPr>
      </w:pPr>
      <w:ins w:id="593" w:author="王宝彤" w:date="2020-06-21T21:56:06Z">
        <w:r>
          <w:rPr>
            <w:rFonts w:hint="eastAsia" w:ascii="Times New Roman" w:hAnsi="Times New Roman" w:cs="Times New Roman"/>
            <w:sz w:val="24"/>
            <w:szCs w:val="24"/>
            <w:lang w:val="en-US" w:eastAsia="zh-CN"/>
          </w:rPr>
          <w:t>再</w:t>
        </w:r>
      </w:ins>
      <w:ins w:id="594" w:author="王宝彤" w:date="2020-06-21T21:56:08Z">
        <w:r>
          <w:rPr>
            <w:rFonts w:hint="eastAsia" w:ascii="Times New Roman" w:hAnsi="Times New Roman" w:cs="Times New Roman"/>
            <w:sz w:val="24"/>
            <w:szCs w:val="24"/>
            <w:lang w:val="en-US" w:eastAsia="zh-CN"/>
          </w:rPr>
          <w:t>说几句</w:t>
        </w:r>
      </w:ins>
      <w:ins w:id="595" w:author="王宝彤" w:date="2020-06-21T21:56:09Z">
        <w:r>
          <w:rPr>
            <w:rFonts w:hint="eastAsia" w:ascii="Times New Roman" w:hAnsi="Times New Roman" w:cs="Times New Roman"/>
            <w:sz w:val="24"/>
            <w:szCs w:val="24"/>
            <w:lang w:val="en-US" w:eastAsia="zh-CN"/>
          </w:rPr>
          <w:t>话</w:t>
        </w:r>
      </w:ins>
      <w:ins w:id="596" w:author="王宝彤" w:date="2020-06-21T21:56:11Z">
        <w:r>
          <w:rPr>
            <w:rFonts w:hint="eastAsia" w:ascii="Times New Roman" w:hAnsi="Times New Roman" w:cs="Times New Roman"/>
            <w:sz w:val="24"/>
            <w:szCs w:val="24"/>
            <w:lang w:val="en-US" w:eastAsia="zh-CN"/>
          </w:rPr>
          <w:t>，</w:t>
        </w:r>
      </w:ins>
    </w:p>
    <w:p>
      <w:pPr>
        <w:spacing w:line="300" w:lineRule="auto"/>
        <w:ind w:firstLine="480" w:firstLineChars="200"/>
        <w:rPr>
          <w:ins w:id="597" w:author="王宝彤" w:date="2020-06-21T21:56:44Z"/>
          <w:rFonts w:hint="eastAsia" w:ascii="Times New Roman" w:hAnsi="Times New Roman" w:cs="Times New Roman"/>
          <w:sz w:val="24"/>
          <w:szCs w:val="24"/>
          <w:lang w:val="en-US" w:eastAsia="zh-CN"/>
        </w:rPr>
      </w:pPr>
    </w:p>
    <w:p>
      <w:pPr>
        <w:spacing w:line="300" w:lineRule="auto"/>
        <w:ind w:firstLine="480" w:firstLineChars="200"/>
        <w:rPr>
          <w:ins w:id="598" w:author="王宝彤" w:date="2020-06-21T21:56:44Z"/>
          <w:rFonts w:hint="eastAsia" w:ascii="Times New Roman" w:hAnsi="Times New Roman" w:cs="Times New Roman"/>
          <w:sz w:val="24"/>
          <w:szCs w:val="24"/>
          <w:lang w:val="en-US" w:eastAsia="zh-CN"/>
        </w:rPr>
      </w:pPr>
    </w:p>
    <w:p>
      <w:pPr>
        <w:spacing w:line="300" w:lineRule="auto"/>
        <w:ind w:firstLine="480" w:firstLineChars="200"/>
        <w:rPr>
          <w:ins w:id="599" w:author="王宝彤" w:date="2020-06-21T21:56:45Z"/>
          <w:rFonts w:hint="eastAsia" w:ascii="Times New Roman" w:hAnsi="Times New Roman" w:cs="Times New Roman"/>
          <w:sz w:val="24"/>
          <w:szCs w:val="24"/>
          <w:lang w:val="en-US" w:eastAsia="zh-CN"/>
        </w:rPr>
      </w:pPr>
    </w:p>
    <w:p>
      <w:pPr>
        <w:spacing w:line="300" w:lineRule="auto"/>
        <w:ind w:firstLine="480" w:firstLineChars="200"/>
        <w:rPr>
          <w:ins w:id="600" w:author="王宝彤" w:date="2020-06-21T21:56:45Z"/>
          <w:rFonts w:hint="eastAsia" w:ascii="Times New Roman" w:hAnsi="Times New Roman" w:cs="Times New Roman"/>
          <w:sz w:val="24"/>
          <w:szCs w:val="24"/>
          <w:lang w:val="en-US" w:eastAsia="zh-CN"/>
        </w:rPr>
      </w:pPr>
    </w:p>
    <w:p>
      <w:pPr>
        <w:spacing w:line="300" w:lineRule="auto"/>
        <w:ind w:firstLine="480" w:firstLineChars="200"/>
        <w:rPr>
          <w:ins w:id="601" w:author="王宝彤" w:date="2020-06-21T21:56:45Z"/>
          <w:rFonts w:hint="eastAsia" w:ascii="Times New Roman" w:hAnsi="Times New Roman" w:cs="Times New Roman"/>
          <w:sz w:val="24"/>
          <w:szCs w:val="24"/>
          <w:lang w:val="en-US" w:eastAsia="zh-CN"/>
        </w:rPr>
      </w:pPr>
    </w:p>
    <w:p>
      <w:pPr>
        <w:spacing w:line="300" w:lineRule="auto"/>
        <w:ind w:firstLine="480" w:firstLineChars="200"/>
        <w:rPr>
          <w:ins w:id="602" w:author="王宝彤" w:date="2020-06-21T21:56:45Z"/>
          <w:rFonts w:hint="eastAsia"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p>
    <w:p>
      <w:pPr>
        <w:pStyle w:val="4"/>
        <w:bidi w:val="0"/>
        <w:rPr>
          <w:rFonts w:hint="default" w:ascii="Times New Roman" w:hAnsi="Times New Roman" w:cs="Times New Roman"/>
          <w:lang w:val="en-US" w:eastAsia="zh-CN"/>
        </w:rPr>
      </w:pPr>
      <w:bookmarkStart w:id="45" w:name="_Toc30832"/>
      <w:r>
        <w:rPr>
          <w:rFonts w:hint="default" w:ascii="Times New Roman" w:hAnsi="Times New Roman" w:cs="Times New Roman"/>
          <w:lang w:val="en-US" w:eastAsia="zh-CN"/>
        </w:rPr>
        <w:t>5.6.3 运行时临时变量资源的分配释放</w:t>
      </w:r>
      <w:ins w:id="603" w:author="王宝彤" w:date="2020-06-21T21:53:29Z">
        <w:r>
          <w:rPr>
            <w:rFonts w:hint="eastAsia" w:ascii="Times New Roman" w:hAnsi="Times New Roman" w:cs="Times New Roman"/>
            <w:lang w:val="en-US" w:eastAsia="zh-CN"/>
          </w:rPr>
          <w:t>策略</w:t>
        </w:r>
      </w:ins>
      <w:r>
        <w:rPr>
          <w:rFonts w:hint="default" w:ascii="Times New Roman" w:hAnsi="Times New Roman" w:cs="Times New Roman"/>
          <w:lang w:val="en-US" w:eastAsia="zh-CN"/>
        </w:rPr>
        <w:t>的合理性</w:t>
      </w:r>
      <w:bookmarkEnd w:id="4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编译后端编译时是将中间代码当作线性结构从上到下进行分析。而运行时中间代码具有复杂的执行顺序。线性的资源分配与释放在复杂执行顺序下依然是正确的，理由如下：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不需要考虑全局变量的资源问题，因为全局变量在程序开始时分配，结束后释放不会有任何问题。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不需要考虑局部变量的资源问题，因为该由上下文的保存和语法特性保证不会产生问题。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所以只需要考虑临时变量的资源问题。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首先要明确：临时变量的资源分为寄存器和栈空间两种情况。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所谓复杂语句，有四种：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分支if语句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循环while语句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跳转语句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综上所述，当前临时变量的分配释放策略是正确无误的，不会因为运行时执行顺序的复杂性而产生错误。</w:t>
      </w:r>
    </w:p>
    <w:p>
      <w:pPr>
        <w:pStyle w:val="3"/>
        <w:bidi w:val="0"/>
        <w:rPr>
          <w:ins w:id="604" w:author="王宝彤" w:date="2020-06-21T22:39:13Z"/>
          <w:rFonts w:hint="default" w:ascii="Times New Roman" w:hAnsi="Times New Roman" w:cs="Times New Roman"/>
          <w:lang w:val="en-US" w:eastAsia="zh-CN"/>
        </w:rPr>
      </w:pPr>
      <w:bookmarkStart w:id="46" w:name="_Toc23456"/>
      <w:r>
        <w:rPr>
          <w:rFonts w:hint="default" w:ascii="Times New Roman" w:hAnsi="Times New Roman" w:cs="Times New Roman"/>
          <w:lang w:val="en-US" w:eastAsia="zh-CN"/>
        </w:rPr>
        <w:t>5.7函数上下文保存与中断</w:t>
      </w:r>
      <w:bookmarkEnd w:id="46"/>
    </w:p>
    <w:p>
      <w:pPr>
        <w:rPr>
          <w:rFonts w:hint="default"/>
          <w:lang w:val="en-US" w:eastAsia="zh-CN"/>
        </w:rPr>
      </w:pPr>
      <w:ins w:id="605" w:author="王宝彤" w:date="2020-06-21T22:39:14Z">
        <w:r>
          <w:rPr>
            <w:rFonts w:hint="eastAsia" w:ascii="Times New Roman" w:hAnsi="Times New Roman" w:cs="Times New Roman"/>
            <w:lang w:val="en-US" w:eastAsia="zh-CN"/>
          </w:rPr>
          <w:t>整齐</w:t>
        </w:r>
      </w:ins>
      <w:ins w:id="606" w:author="王宝彤" w:date="2020-06-21T22:39:15Z">
        <w:r>
          <w:rPr>
            <w:rFonts w:hint="eastAsia" w:ascii="Times New Roman" w:hAnsi="Times New Roman" w:cs="Times New Roman"/>
            <w:lang w:val="en-US" w:eastAsia="zh-CN"/>
          </w:rPr>
          <w:t>一些</w:t>
        </w:r>
      </w:ins>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函数保存的上下文中的寄存器如表下所示(寄存器定义见附录2)：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r_ra,</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//函数返回地址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r_ax,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r_bx,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r_cx,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r_ex,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r_fp,</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//栈帧指针寄存器，指向栈底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cpu运算器内部hi和lo寄存器在常规函数调用时无需保存，因为编译器可以保证乘除法等使用了hi和lo寄存器的语句，在hi和lo被取出之前不会插入污染这两个寄存器的指令。</w:t>
      </w:r>
    </w:p>
    <w:p>
      <w:pPr>
        <w:spacing w:line="300" w:lineRule="auto"/>
        <w:ind w:firstLine="480" w:firstLineChars="200"/>
        <w:rPr>
          <w:del w:id="607" w:author="王宝彤" w:date="2020-06-21T22:39:08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但是中断条件下可能会在hi和lo被取出之前就打断程序，这是不可控的。故需要在中断处理程序中额外保存hi和lo。</w:t>
      </w:r>
    </w:p>
    <w:p>
      <w:pPr>
        <w:spacing w:line="300" w:lineRule="auto"/>
        <w:ind w:firstLine="480" w:firstLineChars="200"/>
        <w:rPr>
          <w:rFonts w:hint="default" w:ascii="Times New Roman" w:hAnsi="Times New Roman" w:cs="Times New Roman"/>
          <w:sz w:val="24"/>
          <w:szCs w:val="24"/>
          <w:lang w:val="en-US" w:eastAsia="zh-CN"/>
        </w:rPr>
        <w:pPrChange w:id="608" w:author="王宝彤" w:date="2020-06-21T22:39:08Z">
          <w:pPr>
            <w:spacing w:line="300" w:lineRule="auto"/>
            <w:ind w:firstLine="480" w:firstLineChars="200"/>
          </w:pPr>
        </w:pPrChange>
      </w:pPr>
      <w:r>
        <w:rPr>
          <w:rFonts w:hint="default" w:ascii="Times New Roman" w:hAnsi="Times New Roman" w:cs="Times New Roman"/>
          <w:sz w:val="24"/>
          <w:szCs w:val="24"/>
          <w:lang w:val="en-US" w:eastAsia="zh-CN"/>
        </w:rPr>
        <w:t>多线程条件下，与中断大致相同。</w:t>
      </w:r>
    </w:p>
    <w:p>
      <w:pPr>
        <w:pStyle w:val="3"/>
        <w:bidi w:val="0"/>
        <w:rPr>
          <w:rFonts w:hint="default" w:ascii="Times New Roman" w:hAnsi="Times New Roman" w:cs="Times New Roman"/>
          <w:lang w:val="en-US" w:eastAsia="zh-CN"/>
        </w:rPr>
      </w:pPr>
      <w:bookmarkStart w:id="47" w:name="_Toc21275"/>
      <w:r>
        <w:rPr>
          <w:rFonts w:hint="default" w:ascii="Times New Roman" w:hAnsi="Times New Roman" w:cs="Times New Roman"/>
          <w:lang w:val="en-US" w:eastAsia="zh-CN"/>
        </w:rPr>
        <w:t>5.8 栈空间申请与栈顶指针</w:t>
      </w:r>
      <w:bookmarkEnd w:id="4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栈顶指针r_sp必须始终指向栈顶，不能有任何一个时刻，程序对栈空间的使用超越了栈顶指针。例如（栈为空递减）：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两个代码段并非等价。原因是两条语句中间可能会发生中断，若此种情况使用了代码段1，那么中断处理程序可能会污染r_sp指向的内存而导致错误（违反</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"https://www.baidu.com/link?url=zLnwBkO3c-hqyDNzfheDij4N97Bbs0Wx4lxFray65aJUjluSMDje3ISbN20ymtfl24cwd91p626XVHAsH1d6PK&amp;wd=&amp;eqid=8f72b4360004a675000000045ea94392" \t "https://www.baidu.com/_blank"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应用程序二进制接口</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规范）。</w:t>
      </w:r>
    </w:p>
    <w:p>
      <w:pPr>
        <w:rPr>
          <w:rFonts w:hint="default" w:ascii="Times New Roman" w:hAnsi="Times New Roman" w:cs="Times New Roman"/>
          <w:lang w:val="en-US" w:eastAsia="zh-CN"/>
        </w:rPr>
      </w:pPr>
    </w:p>
    <w:p>
      <w:pPr>
        <w:pStyle w:val="2"/>
        <w:numPr>
          <w:ilvl w:val="0"/>
          <w:numId w:val="4"/>
          <w:ins w:id="610" w:author="王宝彤" w:date="2020-06-21T21:58:14Z"/>
        </w:numPr>
        <w:bidi w:val="0"/>
        <w:rPr>
          <w:ins w:id="611" w:author="王宝彤" w:date="2020-06-21T21:58:14Z"/>
          <w:rStyle w:val="21"/>
          <w:rFonts w:hint="eastAsia" w:ascii="Times New Roman" w:hAnsi="Times New Roman" w:eastAsia="黑体" w:cs="Times New Roman"/>
          <w:b w:val="0"/>
          <w:bCs w:val="0"/>
          <w:lang w:val="en-US" w:eastAsia="zh-CN"/>
        </w:rPr>
        <w:pPrChange w:id="609" w:author="王宝彤" w:date="2020-06-21T21:58:14Z">
          <w:pPr>
            <w:pStyle w:val="2"/>
            <w:bidi w:val="0"/>
          </w:pPr>
        </w:pPrChange>
      </w:pPr>
      <w:del w:id="612" w:author="王宝彤" w:date="2020-06-21T21:58:14Z">
        <w:bookmarkStart w:id="48" w:name="_Toc7351"/>
        <w:r>
          <w:rPr>
            <w:rStyle w:val="21"/>
            <w:rFonts w:hint="default" w:ascii="Times New Roman" w:hAnsi="Times New Roman" w:eastAsia="黑体" w:cs="Times New Roman"/>
            <w:b w:val="0"/>
            <w:bCs w:val="0"/>
            <w:lang w:val="en-US" w:eastAsia="zh-CN"/>
          </w:rPr>
          <w:delText xml:space="preserve">第六章 </w:delText>
        </w:r>
      </w:del>
      <w:r>
        <w:rPr>
          <w:rStyle w:val="21"/>
          <w:rFonts w:hint="default" w:ascii="Times New Roman" w:hAnsi="Times New Roman" w:eastAsia="黑体" w:cs="Times New Roman"/>
          <w:b w:val="0"/>
          <w:bCs w:val="0"/>
          <w:lang w:val="en-US" w:eastAsia="zh-CN"/>
        </w:rPr>
        <w:t xml:space="preserve"> </w:t>
      </w:r>
      <w:del w:id="613" w:author="王宝彤" w:date="2020-06-21T21:57:52Z">
        <w:r>
          <w:rPr>
            <w:rStyle w:val="21"/>
            <w:rFonts w:hint="default" w:ascii="Times New Roman" w:hAnsi="Times New Roman" w:eastAsia="黑体" w:cs="Times New Roman"/>
            <w:b w:val="0"/>
            <w:bCs w:val="0"/>
            <w:lang w:val="en-US" w:eastAsia="zh-CN"/>
          </w:rPr>
          <w:delText>自制工具和测试</w:delText>
        </w:r>
        <w:bookmarkEnd w:id="48"/>
      </w:del>
      <w:ins w:id="614" w:author="王宝彤" w:date="2020-06-21T21:57:52Z">
        <w:r>
          <w:rPr>
            <w:rStyle w:val="21"/>
            <w:rFonts w:hint="eastAsia" w:ascii="Times New Roman" w:hAnsi="Times New Roman" w:eastAsia="黑体" w:cs="Times New Roman"/>
            <w:b w:val="0"/>
            <w:bCs w:val="0"/>
            <w:lang w:val="en-US" w:eastAsia="zh-CN"/>
          </w:rPr>
          <w:t>测试与</w:t>
        </w:r>
      </w:ins>
      <w:ins w:id="615" w:author="王宝彤" w:date="2020-06-21T21:57:54Z">
        <w:r>
          <w:rPr>
            <w:rStyle w:val="21"/>
            <w:rFonts w:hint="eastAsia" w:ascii="Times New Roman" w:hAnsi="Times New Roman" w:eastAsia="黑体" w:cs="Times New Roman"/>
            <w:b w:val="0"/>
            <w:bCs w:val="0"/>
            <w:lang w:val="en-US" w:eastAsia="zh-CN"/>
          </w:rPr>
          <w:t>仿真</w:t>
        </w:r>
      </w:ins>
    </w:p>
    <w:p>
      <w:pPr>
        <w:numPr>
          <w:ilvl w:val="-1"/>
          <w:numId w:val="0"/>
        </w:numPr>
        <w:ind w:leftChars="0" w:firstLine="420" w:firstLineChars="0"/>
        <w:rPr>
          <w:rFonts w:hint="default"/>
          <w:lang w:val="en-US" w:eastAsia="zh-CN"/>
        </w:rPr>
        <w:pPrChange w:id="616" w:author="王宝彤" w:date="2020-06-21T21:58:20Z">
          <w:pPr/>
        </w:pPrChange>
      </w:pPr>
      <w:ins w:id="617" w:author="王宝彤" w:date="2020-06-21T21:58:20Z">
        <w:r>
          <w:rPr>
            <w:rFonts w:hint="eastAsia"/>
            <w:lang w:val="en-US" w:eastAsia="zh-CN"/>
          </w:rPr>
          <w:t>为了</w:t>
        </w:r>
      </w:ins>
      <w:ins w:id="618" w:author="王宝彤" w:date="2020-06-21T21:58:21Z">
        <w:r>
          <w:rPr>
            <w:rFonts w:hint="eastAsia"/>
            <w:lang w:val="en-US" w:eastAsia="zh-CN"/>
          </w:rPr>
          <w:t>能够</w:t>
        </w:r>
      </w:ins>
      <w:ins w:id="619" w:author="王宝彤" w:date="2020-06-21T21:58:23Z">
        <w:r>
          <w:rPr>
            <w:rFonts w:hint="eastAsia"/>
            <w:lang w:val="en-US" w:eastAsia="zh-CN"/>
          </w:rPr>
          <w:t>更好地</w:t>
        </w:r>
      </w:ins>
      <w:ins w:id="620" w:author="王宝彤" w:date="2020-06-21T21:58:30Z">
        <w:r>
          <w:rPr>
            <w:rFonts w:hint="eastAsia"/>
            <w:lang w:val="en-US" w:eastAsia="zh-CN"/>
          </w:rPr>
          <w:t>进行测试与</w:t>
        </w:r>
      </w:ins>
      <w:ins w:id="621" w:author="王宝彤" w:date="2020-06-21T21:58:32Z">
        <w:r>
          <w:rPr>
            <w:rFonts w:hint="eastAsia"/>
            <w:lang w:val="en-US" w:eastAsia="zh-CN"/>
          </w:rPr>
          <w:t>仿真，</w:t>
        </w:r>
      </w:ins>
      <w:ins w:id="622" w:author="王宝彤" w:date="2020-06-21T21:58:37Z">
        <w:r>
          <w:rPr>
            <w:rFonts w:hint="eastAsia"/>
            <w:lang w:val="en-US" w:eastAsia="zh-CN"/>
          </w:rPr>
          <w:t>本</w:t>
        </w:r>
      </w:ins>
      <w:ins w:id="623" w:author="王宝彤" w:date="2020-06-21T21:58:41Z">
        <w:r>
          <w:rPr>
            <w:rFonts w:hint="eastAsia"/>
            <w:lang w:val="en-US" w:eastAsia="zh-CN"/>
          </w:rPr>
          <w:t>设计</w:t>
        </w:r>
      </w:ins>
      <w:ins w:id="624" w:author="王宝彤" w:date="2020-06-21T21:58:48Z">
        <w:r>
          <w:rPr>
            <w:rFonts w:hint="eastAsia"/>
            <w:lang w:val="en-US" w:eastAsia="zh-CN"/>
          </w:rPr>
          <w:t>开发了</w:t>
        </w:r>
      </w:ins>
      <w:ins w:id="625" w:author="王宝彤" w:date="2020-06-21T21:58:51Z">
        <w:r>
          <w:rPr>
            <w:rFonts w:hint="eastAsia"/>
            <w:lang w:val="en-US" w:eastAsia="zh-CN"/>
          </w:rPr>
          <w:t>配套的</w:t>
        </w:r>
      </w:ins>
      <w:ins w:id="626" w:author="王宝彤" w:date="2020-06-21T21:58:56Z">
        <w:r>
          <w:rPr>
            <w:rFonts w:hint="eastAsia"/>
            <w:lang w:val="en-US" w:eastAsia="zh-CN"/>
          </w:rPr>
          <w:t>汇编器</w:t>
        </w:r>
      </w:ins>
      <w:ins w:id="627" w:author="王宝彤" w:date="2020-06-21T21:58:57Z">
        <w:r>
          <w:rPr>
            <w:rFonts w:hint="eastAsia"/>
            <w:lang w:val="en-US" w:eastAsia="zh-CN"/>
          </w:rPr>
          <w:t>与</w:t>
        </w:r>
      </w:ins>
      <w:ins w:id="628" w:author="王宝彤" w:date="2020-06-21T21:59:05Z">
        <w:r>
          <w:rPr>
            <w:rFonts w:hint="eastAsia"/>
            <w:lang w:val="en-US" w:eastAsia="zh-CN"/>
          </w:rPr>
          <w:t>模拟器</w:t>
        </w:r>
      </w:ins>
      <w:ins w:id="629" w:author="王宝彤" w:date="2020-06-21T21:59:11Z">
        <w:r>
          <w:rPr>
            <w:rFonts w:hint="eastAsia"/>
            <w:lang w:val="en-US" w:eastAsia="zh-CN"/>
          </w:rPr>
          <w:t>。</w:t>
        </w:r>
      </w:ins>
      <w:ins w:id="630" w:author="王宝彤" w:date="2020-06-21T21:59:13Z">
        <w:r>
          <w:rPr>
            <w:rFonts w:hint="eastAsia"/>
            <w:lang w:val="en-US" w:eastAsia="zh-CN"/>
          </w:rPr>
          <w:t>汇编器</w:t>
        </w:r>
      </w:ins>
      <w:ins w:id="631" w:author="王宝彤" w:date="2020-06-21T21:59:28Z">
        <w:r>
          <w:rPr>
            <w:rFonts w:hint="eastAsia"/>
            <w:lang w:val="en-US" w:eastAsia="zh-CN"/>
          </w:rPr>
          <w:t>能</w:t>
        </w:r>
      </w:ins>
      <w:ins w:id="632" w:author="王宝彤" w:date="2020-06-21T21:59:29Z">
        <w:r>
          <w:rPr>
            <w:rFonts w:hint="eastAsia"/>
            <w:lang w:val="en-US" w:eastAsia="zh-CN"/>
          </w:rPr>
          <w:t>干什么</w:t>
        </w:r>
      </w:ins>
      <w:ins w:id="633" w:author="王宝彤" w:date="2020-06-21T21:59:30Z">
        <w:r>
          <w:rPr>
            <w:rFonts w:hint="eastAsia"/>
            <w:lang w:val="en-US" w:eastAsia="zh-CN"/>
          </w:rPr>
          <w:t>。。。</w:t>
        </w:r>
      </w:ins>
      <w:ins w:id="634" w:author="王宝彤" w:date="2020-06-21T21:59:33Z">
        <w:r>
          <w:rPr>
            <w:rFonts w:hint="eastAsia"/>
            <w:lang w:val="en-US" w:eastAsia="zh-CN"/>
          </w:rPr>
          <w:t>模拟器能</w:t>
        </w:r>
      </w:ins>
      <w:ins w:id="635" w:author="王宝彤" w:date="2020-06-21T21:59:34Z">
        <w:r>
          <w:rPr>
            <w:rFonts w:hint="eastAsia"/>
            <w:lang w:val="en-US" w:eastAsia="zh-CN"/>
          </w:rPr>
          <w:t>仿真。</w:t>
        </w:r>
      </w:ins>
      <w:ins w:id="636" w:author="王宝彤" w:date="2020-06-21T21:59:35Z">
        <w:r>
          <w:rPr>
            <w:rFonts w:hint="eastAsia"/>
            <w:lang w:val="en-US" w:eastAsia="zh-CN"/>
          </w:rPr>
          <w:t>。。。</w:t>
        </w:r>
      </w:ins>
    </w:p>
    <w:p>
      <w:pPr>
        <w:pStyle w:val="3"/>
        <w:bidi w:val="0"/>
        <w:rPr>
          <w:rFonts w:hint="default" w:ascii="Times New Roman" w:hAnsi="Times New Roman" w:cs="Times New Roman"/>
          <w:lang w:val="en-US" w:eastAsia="zh-CN"/>
        </w:rPr>
      </w:pPr>
      <w:bookmarkStart w:id="49" w:name="_Toc13863"/>
      <w:r>
        <w:rPr>
          <w:rFonts w:hint="default" w:ascii="Times New Roman" w:hAnsi="Times New Roman" w:cs="Times New Roman"/>
          <w:lang w:val="en-US" w:eastAsia="zh-CN"/>
        </w:rPr>
        <w:t>6.1汇编器</w:t>
      </w:r>
      <w:bookmarkEnd w:id="49"/>
    </w:p>
    <w:p>
      <w:pPr>
        <w:pStyle w:val="4"/>
        <w:bidi w:val="0"/>
        <w:rPr>
          <w:rFonts w:hint="default" w:ascii="Times New Roman" w:hAnsi="Times New Roman" w:cs="Times New Roman"/>
          <w:lang w:val="en-US" w:eastAsia="zh-CN"/>
        </w:rPr>
      </w:pPr>
      <w:bookmarkStart w:id="50" w:name="_Toc13246"/>
      <w:r>
        <w:rPr>
          <w:rFonts w:hint="default" w:ascii="Times New Roman" w:hAnsi="Times New Roman" w:cs="Times New Roman"/>
          <w:lang w:val="en-US" w:eastAsia="zh-CN"/>
        </w:rPr>
        <w:t>6.1.1汇编格式</w:t>
      </w:r>
      <w:bookmarkEnd w:id="5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该汇编代码格式由两个部分组成：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指令助记符</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标号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与传统汇编相比，该格式较为简单，基本没有伪指令。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其中标号格式为：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 标号名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使用sign_+标号名来代替该地址，如：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 sign_main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其中执行助记符基本格式为：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 目的地址 操作数2 操作数3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如：lw 24 30 0 表示r24 = [r30 + 0]，其中目的地址为24号寄存器，基地址为30号寄存器，偏移地址为立即数0。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该格式并非完全固定，由具体语义决定。</w:t>
      </w:r>
    </w:p>
    <w:p>
      <w:pPr>
        <w:pStyle w:val="4"/>
        <w:bidi w:val="0"/>
        <w:rPr>
          <w:rFonts w:hint="default" w:ascii="Times New Roman" w:hAnsi="Times New Roman" w:cs="Times New Roman"/>
          <w:lang w:val="en-US" w:eastAsia="zh-CN"/>
        </w:rPr>
      </w:pPr>
      <w:bookmarkStart w:id="51" w:name="_Toc5942"/>
      <w:r>
        <w:rPr>
          <w:rFonts w:hint="default" w:ascii="Times New Roman" w:hAnsi="Times New Roman" w:cs="Times New Roman"/>
          <w:lang w:val="en-US" w:eastAsia="zh-CN"/>
        </w:rPr>
        <w:t>6.1.2汇编器输出格式</w:t>
      </w:r>
      <w:bookmarkEnd w:id="5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汇编器输出代码为</w:t>
      </w:r>
      <w:del w:id="637" w:author="王宝彤" w:date="2020-06-21T22:41:48Z">
        <w:r>
          <w:rPr>
            <w:rFonts w:hint="default" w:ascii="Times New Roman" w:hAnsi="Times New Roman" w:cs="Times New Roman"/>
            <w:sz w:val="24"/>
            <w:szCs w:val="24"/>
            <w:lang w:val="en-US" w:eastAsia="zh-CN"/>
          </w:rPr>
          <w:delText>mips</w:delText>
        </w:r>
      </w:del>
      <w:ins w:id="638" w:author="王宝彤" w:date="2020-06-21T22:41:48Z">
        <w:r>
          <w:rPr>
            <w:rFonts w:hint="eastAsia" w:ascii="Times New Roman" w:hAnsi="Times New Roman" w:cs="Times New Roman"/>
            <w:sz w:val="24"/>
            <w:szCs w:val="24"/>
            <w:lang w:val="en-US" w:eastAsia="zh-CN"/>
          </w:rPr>
          <w:t>MIPS</w:t>
        </w:r>
      </w:ins>
      <w:r>
        <w:rPr>
          <w:rFonts w:hint="default" w:ascii="Times New Roman" w:hAnsi="Times New Roman" w:cs="Times New Roman"/>
          <w:sz w:val="24"/>
          <w:szCs w:val="24"/>
          <w:lang w:val="en-US" w:eastAsia="zh-CN"/>
        </w:rPr>
        <w:t xml:space="preserve"> cpu能识别的32位二进制代码，该代码格式为容易兼容Verilog代码的格式。输出文件为run.c。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文件首部为一系列注释，为读者提供标号与地址的对应关系。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接下来为一系列二进制代码，如输入文件第9行的汇编代码sw 29 0 31汇编</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结果格式如表6.1所示。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342"/>
        <w:gridCol w:w="1486"/>
        <w:gridCol w:w="991"/>
        <w:gridCol w:w="1082"/>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格式</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Verilog数字头部</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十六进制代码</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结束符</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注释开始</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命令说明</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举例</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32’h</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AFBF0000</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sw [r29+0]=r31</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[9]</w:t>
            </w:r>
          </w:p>
        </w:tc>
      </w:tr>
    </w:tbl>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Verilog数字头部部分固定不变。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十六进制代码为二进制指令。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结束符固定不变。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注释开始表注释开始，固定不变。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命令说明，便于阅读代码和调试。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行说明，该数字为本行命令对应输入文件的行数，由于输入文件可能存在注释行，加入此信息大大降低了调试时代码代码回溯难度。</w:t>
      </w:r>
    </w:p>
    <w:p>
      <w:pPr>
        <w:pStyle w:val="4"/>
        <w:bidi w:val="0"/>
        <w:rPr>
          <w:rFonts w:hint="default" w:ascii="Times New Roman" w:hAnsi="Times New Roman" w:cs="Times New Roman"/>
          <w:lang w:val="en-US" w:eastAsia="zh-CN"/>
        </w:rPr>
      </w:pPr>
      <w:bookmarkStart w:id="52" w:name="_Toc27201"/>
      <w:r>
        <w:rPr>
          <w:rFonts w:hint="default" w:ascii="Times New Roman" w:hAnsi="Times New Roman" w:cs="Times New Roman"/>
          <w:lang w:val="en-US" w:eastAsia="zh-CN"/>
        </w:rPr>
        <w:t>6.1.3汇编器程序结构</w:t>
      </w:r>
      <w:bookmarkEnd w:id="5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汇编流程如图6.1所示。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675" cy="206375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273675" cy="206375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图6.1 汇编流程图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asslan/order文件夹下每个源文件对应一条指令的处理函数。每个处理函数在asslan/order.h/order_regist()函数中进行注册（将命令与处理函数绑定）。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asslan/head.h中为指令处理函数框架。</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输出代码文件为run.c，由指令处理函数直接输出重定向获取。</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
        <w:bidi w:val="0"/>
        <w:rPr>
          <w:rFonts w:hint="default" w:ascii="Times New Roman" w:hAnsi="Times New Roman" w:cs="Times New Roman"/>
          <w:lang w:val="en-US" w:eastAsia="zh-CN"/>
        </w:rPr>
      </w:pPr>
      <w:bookmarkStart w:id="53" w:name="_Toc565"/>
      <w:r>
        <w:rPr>
          <w:rFonts w:hint="default" w:ascii="Times New Roman" w:hAnsi="Times New Roman" w:cs="Times New Roman"/>
          <w:lang w:val="en-US" w:eastAsia="zh-CN"/>
        </w:rPr>
        <w:t>6.2模拟器</w:t>
      </w:r>
      <w:bookmarkEnd w:id="53"/>
    </w:p>
    <w:p>
      <w:pPr>
        <w:pStyle w:val="4"/>
        <w:bidi w:val="0"/>
        <w:rPr>
          <w:rFonts w:hint="default" w:ascii="Times New Roman" w:hAnsi="Times New Roman" w:cs="Times New Roman"/>
          <w:lang w:val="en-US" w:eastAsia="zh-CN"/>
        </w:rPr>
      </w:pPr>
      <w:bookmarkStart w:id="54" w:name="_Toc10954"/>
      <w:r>
        <w:rPr>
          <w:rFonts w:hint="default" w:ascii="Times New Roman" w:hAnsi="Times New Roman" w:cs="Times New Roman"/>
          <w:lang w:val="en-US" w:eastAsia="zh-CN"/>
        </w:rPr>
        <w:t>6.2.1初始化</w:t>
      </w:r>
      <w:bookmarkEnd w:id="5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模拟器为对cpu、ram、rom的功能模拟，但是纯硬件无操作系统难以操作和调试程序，故在硬件功能的基础上额外增加了部分功能，如环境初始化功能、调试功能</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w:t>
      </w:r>
      <w:del w:id="639" w:author="王宝彤" w:date="2020-06-21T22:44:14Z">
        <w:r>
          <w:rPr>
            <w:rFonts w:hint="default" w:ascii="Times New Roman" w:hAnsi="Times New Roman" w:cs="Times New Roman"/>
            <w:sz w:val="24"/>
            <w:szCs w:val="24"/>
            <w:lang w:val="en-US" w:eastAsia="zh-CN"/>
          </w:rPr>
          <w:delText>c++</w:delText>
        </w:r>
      </w:del>
      <w:ins w:id="640" w:author="王宝彤" w:date="2020-06-21T22:44:14Z">
        <w:r>
          <w:rPr>
            <w:rFonts w:hint="eastAsia" w:ascii="Times New Roman" w:hAnsi="Times New Roman" w:cs="Times New Roman"/>
            <w:sz w:val="24"/>
            <w:szCs w:val="24"/>
            <w:lang w:val="en-US" w:eastAsia="zh-CN"/>
          </w:rPr>
          <w:t>C++</w:t>
        </w:r>
      </w:ins>
      <w:r>
        <w:rPr>
          <w:rFonts w:hint="default" w:ascii="Times New Roman" w:hAnsi="Times New Roman" w:cs="Times New Roman"/>
          <w:sz w:val="24"/>
          <w:szCs w:val="24"/>
          <w:lang w:val="en-US" w:eastAsia="zh-CN"/>
        </w:rPr>
        <w:t>类的unsigned int成员默认初始化为0，故：</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寄存器初始为全0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内存初始为全0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为了使程序能在无操作系统的裸机上运行、方便调试等考虑，需要对程序运行环境进行初始化：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置r_sp为1023*4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置r_fp为1024*4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置r_ra为TREM_ADDR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上述1和2表现为栈空间与全局空间最大为4KB（再去除0号内存不能使用）。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上述3表现为，程序结束后pc应为TREM_ADDR，用于检测程序结束和程序是否正常退出。</w:t>
      </w:r>
    </w:p>
    <w:p>
      <w:pPr>
        <w:pStyle w:val="4"/>
        <w:bidi w:val="0"/>
        <w:rPr>
          <w:rFonts w:hint="default" w:ascii="Times New Roman" w:hAnsi="Times New Roman" w:cs="Times New Roman"/>
          <w:lang w:val="en-US" w:eastAsia="zh-CN"/>
        </w:rPr>
      </w:pPr>
      <w:bookmarkStart w:id="55" w:name="_Toc13483"/>
      <w:r>
        <w:rPr>
          <w:rFonts w:hint="default" w:ascii="Times New Roman" w:hAnsi="Times New Roman" w:cs="Times New Roman"/>
          <w:lang w:val="en-US" w:eastAsia="zh-CN"/>
        </w:rPr>
        <w:t>6.2.2模拟器的使用</w:t>
      </w:r>
      <w:bookmarkEnd w:id="5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模拟器一开始显示的数字为读入的二进制程序。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当看到”====&gt;”提示时可以输入调试命令，调试命令如表7.1所示。</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命令格式</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p>
            <w:pPr>
              <w:pStyle w:val="15"/>
              <w:snapToGrid w:val="0"/>
              <w:spacing w:line="240" w:lineRule="atLeast"/>
              <w:rPr>
                <w:rFonts w:hint="default" w:ascii="Times New Roman" w:hAnsi="Times New Roman" w:cs="Times New Roman"/>
                <w:b w:val="0"/>
                <w:bCs w:val="0"/>
                <w:i w:val="0"/>
                <w:iCs w:val="0"/>
                <w:sz w:val="21"/>
                <w:lang w:val="en-US" w:eastAsia="zh-CN"/>
              </w:rPr>
            </w:pP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运行，直到程序结束或者异常退出。</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直接回车</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执行%d条命令（%d为十进制数字。下同）</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设置内存监控。%d为内存地址，%s为给该内存起一个名字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设置栈内存监控。%d为距离栈底r_fp的偏移量。%s为给该内存起一个名字。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设置寄存器监控，%d为寄存器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显示监控的内容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退出模拟器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查看所有寄存器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删除断点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%ud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将一个32位无符号数字转为有符号数字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4294967284</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二进制程序运行完毕后，若打印：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success:pc == 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exit with return code:某个数字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firstLineChars="200"/>
        <w:rPr>
          <w:rFonts w:hint="default" w:ascii="Times New Roman" w:hAnsi="Times New Roman" w:cs="Times New Roman"/>
          <w:sz w:val="24"/>
          <w:szCs w:val="24"/>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56" w:name="_Toc19803"/>
      <w:r>
        <w:rPr>
          <w:rFonts w:hint="default" w:ascii="Times New Roman" w:hAnsi="Times New Roman" w:cs="Times New Roman"/>
          <w:lang w:val="en-US" w:eastAsia="zh-CN"/>
        </w:rPr>
        <w:t>6.2测试</w:t>
      </w:r>
      <w:bookmarkEnd w:id="5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综合测试代码见附录三。该综合测试代码实现了经典的广度优先搜索走迷宫算法，也就是BFS。</w:t>
      </w:r>
      <w:r>
        <w:rPr>
          <w:rFonts w:hint="default" w:ascii="Times New Roman" w:hAnsi="Times New Roman" w:cs="Times New Roman"/>
          <w:color w:val="FF0000"/>
          <w:sz w:val="24"/>
          <w:szCs w:val="24"/>
          <w:lang w:val="en-US" w:eastAsia="zh-CN"/>
          <w:rPrChange w:id="641" w:author="王宝彤" w:date="2020-06-21T22:40:14Z">
            <w:rPr>
              <w:rFonts w:hint="default" w:ascii="Times New Roman" w:hAnsi="Times New Roman" w:cs="Times New Roman"/>
              <w:sz w:val="24"/>
              <w:szCs w:val="24"/>
              <w:lang w:val="en-US" w:eastAsia="zh-CN"/>
            </w:rPr>
          </w:rPrChange>
        </w:rPr>
        <w:t>迷宫会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w:t>
      </w:r>
      <w:del w:id="642" w:author="王宝彤" w:date="2020-06-21T22:40:18Z">
        <w:r>
          <w:rPr>
            <w:rFonts w:hint="default" w:ascii="Times New Roman" w:hAnsi="Times New Roman" w:cs="Times New Roman"/>
            <w:sz w:val="24"/>
            <w:szCs w:val="24"/>
            <w:lang w:val="en-US" w:eastAsia="zh-CN"/>
          </w:rPr>
          <w:delText>，</w:delText>
        </w:r>
      </w:del>
      <w:r>
        <w:rPr>
          <w:rFonts w:hint="default" w:ascii="Times New Roman" w:hAnsi="Times New Roman" w:cs="Times New Roman"/>
          <w:sz w:val="24"/>
          <w:szCs w:val="24"/>
          <w:lang w:val="en-US" w:eastAsia="zh-CN"/>
        </w:rPr>
        <w:t>等。</w:t>
      </w:r>
    </w:p>
    <w:p>
      <w:pPr>
        <w:spacing w:line="300" w:lineRule="auto"/>
        <w:ind w:firstLine="480" w:firstLineChars="200"/>
        <w:rPr>
          <w:rFonts w:hint="default" w:ascii="Times New Roman" w:hAnsi="Times New Roman" w:cs="Times New Roman"/>
          <w:color w:val="FF0000"/>
          <w:sz w:val="24"/>
          <w:szCs w:val="24"/>
          <w:lang w:val="en-US" w:eastAsia="zh-CN"/>
          <w:rPrChange w:id="643" w:author="王宝彤" w:date="2020-06-21T22:41:08Z">
            <w:rPr>
              <w:rFonts w:hint="default" w:ascii="Times New Roman" w:hAnsi="Times New Roman" w:cs="Times New Roman"/>
              <w:sz w:val="24"/>
              <w:szCs w:val="24"/>
              <w:lang w:val="en-US" w:eastAsia="zh-CN"/>
            </w:rPr>
          </w:rPrChange>
        </w:rPr>
      </w:pPr>
      <w:r>
        <w:rPr>
          <w:rFonts w:hint="default" w:ascii="Times New Roman" w:hAnsi="Times New Roman" w:cs="Times New Roman"/>
          <w:color w:val="FF0000"/>
          <w:sz w:val="24"/>
          <w:szCs w:val="24"/>
          <w:lang w:val="en-US" w:eastAsia="zh-CN"/>
          <w:rPrChange w:id="644" w:author="王宝彤" w:date="2020-06-21T22:41:08Z">
            <w:rPr>
              <w:rFonts w:hint="default" w:ascii="Times New Roman" w:hAnsi="Times New Roman" w:cs="Times New Roman"/>
              <w:sz w:val="24"/>
              <w:szCs w:val="24"/>
              <w:lang w:val="en-US" w:eastAsia="zh-CN"/>
            </w:rPr>
          </w:rPrChange>
        </w:rPr>
        <w:t>涉及到的其他工作有：汇编器，</w:t>
      </w:r>
      <w:del w:id="645" w:author="王宝彤" w:date="2020-06-21T22:41:48Z">
        <w:r>
          <w:rPr>
            <w:rFonts w:hint="default" w:ascii="Times New Roman" w:hAnsi="Times New Roman" w:cs="Times New Roman"/>
            <w:color w:val="FF0000"/>
            <w:sz w:val="24"/>
            <w:szCs w:val="24"/>
            <w:lang w:val="en-US" w:eastAsia="zh-CN"/>
            <w:rPrChange w:id="646" w:author="王宝彤" w:date="2020-06-21T22:41:08Z">
              <w:rPr>
                <w:rFonts w:hint="default" w:ascii="Times New Roman" w:hAnsi="Times New Roman" w:cs="Times New Roman"/>
                <w:sz w:val="24"/>
                <w:szCs w:val="24"/>
                <w:lang w:val="en-US" w:eastAsia="zh-CN"/>
              </w:rPr>
            </w:rPrChange>
          </w:rPr>
          <w:delText>mips</w:delText>
        </w:r>
      </w:del>
      <w:ins w:id="648" w:author="王宝彤" w:date="2020-06-21T22:41:48Z">
        <w:r>
          <w:rPr>
            <w:rFonts w:hint="eastAsia" w:ascii="Times New Roman" w:hAnsi="Times New Roman" w:cs="Times New Roman"/>
            <w:color w:val="FF0000"/>
            <w:sz w:val="24"/>
            <w:szCs w:val="24"/>
            <w:lang w:val="en-US" w:eastAsia="zh-CN"/>
          </w:rPr>
          <w:t>MIPS</w:t>
        </w:r>
      </w:ins>
      <w:r>
        <w:rPr>
          <w:rFonts w:hint="default" w:ascii="Times New Roman" w:hAnsi="Times New Roman" w:cs="Times New Roman"/>
          <w:color w:val="FF0000"/>
          <w:sz w:val="24"/>
          <w:szCs w:val="24"/>
          <w:lang w:val="en-US" w:eastAsia="zh-CN"/>
          <w:rPrChange w:id="649" w:author="王宝彤" w:date="2020-06-21T22:41:08Z">
            <w:rPr>
              <w:rFonts w:hint="default" w:ascii="Times New Roman" w:hAnsi="Times New Roman" w:cs="Times New Roman"/>
              <w:sz w:val="24"/>
              <w:szCs w:val="24"/>
              <w:lang w:val="en-US" w:eastAsia="zh-CN"/>
            </w:rPr>
          </w:rPrChange>
        </w:rPr>
        <w:t>模拟器（包括调试功能）。</w:t>
      </w:r>
    </w:p>
    <w:p>
      <w:pPr>
        <w:spacing w:line="300" w:lineRule="auto"/>
        <w:ind w:left="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运行编译项目，在读入源程序之前编译器读入</w:t>
      </w:r>
      <w:del w:id="650" w:author="王宝彤" w:date="2020-06-21T22:41:20Z">
        <w:r>
          <w:rPr>
            <w:rFonts w:hint="default" w:ascii="Times New Roman" w:hAnsi="Times New Roman" w:cs="Times New Roman"/>
            <w:sz w:val="24"/>
            <w:szCs w:val="24"/>
            <w:lang w:val="en-US" w:eastAsia="zh-CN"/>
          </w:rPr>
          <w:delText>c</w:delText>
        </w:r>
      </w:del>
      <w:del w:id="651" w:author="王宝彤" w:date="2020-06-21T22:41:36Z">
        <w:r>
          <w:rPr>
            <w:rFonts w:hint="default" w:ascii="Times New Roman" w:hAnsi="Times New Roman" w:cs="Times New Roman"/>
            <w:sz w:val="24"/>
            <w:szCs w:val="24"/>
            <w:lang w:val="en-US" w:eastAsia="zh-CN"/>
          </w:rPr>
          <w:delText>语言</w:delText>
        </w:r>
      </w:del>
      <w:ins w:id="652" w:author="王宝彤" w:date="2020-06-21T22:41:36Z">
        <w:r>
          <w:rPr>
            <w:rFonts w:hint="eastAsia" w:ascii="Times New Roman" w:hAnsi="Times New Roman" w:cs="Times New Roman"/>
            <w:sz w:val="24"/>
            <w:szCs w:val="24"/>
            <w:lang w:val="en-US" w:eastAsia="zh-CN"/>
          </w:rPr>
          <w:t>C语言</w:t>
        </w:r>
      </w:ins>
      <w:r>
        <w:rPr>
          <w:rFonts w:hint="default" w:ascii="Times New Roman" w:hAnsi="Times New Roman" w:cs="Times New Roman"/>
          <w:sz w:val="24"/>
          <w:szCs w:val="24"/>
          <w:lang w:val="en-US" w:eastAsia="zh-CN"/>
        </w:rPr>
        <w:t>文法（见附录一），计算生成移进-归约表，部分文法处理结果日志如图6.2所示</w:t>
      </w:r>
      <w:ins w:id="653" w:author="王宝彤" w:date="2020-06-21T22:20:55Z">
        <w:r>
          <w:rPr>
            <w:rFonts w:hint="eastAsia" w:ascii="Times New Roman" w:hAnsi="Times New Roman" w:cs="Times New Roman"/>
            <w:sz w:val="24"/>
            <w:szCs w:val="24"/>
            <w:lang w:val="en-US" w:eastAsia="zh-CN"/>
          </w:rPr>
          <w:t>。</w:t>
        </w:r>
      </w:ins>
      <w:del w:id="654" w:author="王宝彤" w:date="2020-06-21T22:20:55Z">
        <w:r>
          <w:rPr>
            <w:rFonts w:hint="default" w:ascii="Times New Roman" w:hAnsi="Times New Roman" w:cs="Times New Roman"/>
            <w:sz w:val="24"/>
            <w:szCs w:val="24"/>
            <w:lang w:val="en-US" w:eastAsia="zh-CN"/>
          </w:rPr>
          <w:delText>：</w:delText>
        </w:r>
      </w:del>
    </w:p>
    <w:p>
      <w:pPr>
        <w:spacing w:line="300" w:lineRule="auto"/>
        <w:ind w:left="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18"/>
                    <a:stretch>
                      <a:fillRect/>
                    </a:stretch>
                  </pic:blipFill>
                  <pic:spPr>
                    <a:xfrm>
                      <a:off x="0" y="0"/>
                      <a:ext cx="1872615" cy="338010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 xml:space="preserve">图6.2  部分文法处理结果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编译程序接下来读入源程序，进行词法分析，部分词法分析结果日志如图6.3所示。</w:t>
      </w:r>
    </w:p>
    <w:p>
      <w:pPr>
        <w:spacing w:line="300" w:lineRule="auto"/>
        <w:ind w:firstLine="420" w:firstLineChars="20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19"/>
                    <a:stretch>
                      <a:fillRect/>
                    </a:stretch>
                  </pic:blipFill>
                  <pic:spPr>
                    <a:xfrm>
                      <a:off x="0" y="0"/>
                      <a:ext cx="2406015" cy="337439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图6.3 部分词法分析处理结果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接下来编译器进行语法分析，语法分析过程中调用语法制导函数，进行语义分析，对应部分日志如图6.4所示。</w:t>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drawing>
          <wp:inline distT="0" distB="0" distL="114300" distR="114300">
            <wp:extent cx="2691130" cy="3022600"/>
            <wp:effectExtent l="0" t="0" r="13970" b="635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20"/>
                    <a:stretch>
                      <a:fillRect/>
                    </a:stretch>
                  </pic:blipFill>
                  <pic:spPr>
                    <a:xfrm>
                      <a:off x="0" y="0"/>
                      <a:ext cx="2691130" cy="302260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6.4 语法分析和语法制导日志</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语义分析过程中生成了中间代码，输出至mid.c文件，部分代码如图6.5所示。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635375" cy="5744845"/>
            <wp:effectExtent l="0" t="0" r="3175" b="8255"/>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1"/>
                    <a:stretch>
                      <a:fillRect/>
                    </a:stretch>
                  </pic:blipFill>
                  <pic:spPr>
                    <a:xfrm>
                      <a:off x="0" y="0"/>
                      <a:ext cx="3635375" cy="574484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图6.5 部分中间代码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编译后端读入中间代码，编译后生成汇编代码输出至code.c文件中，部分汇编代码如图6.6所示。</w:t>
      </w:r>
    </w:p>
    <w:p>
      <w:pPr>
        <w:numPr>
          <w:ilvl w:val="0"/>
          <w:numId w:val="0"/>
        </w:numPr>
        <w:spacing w:line="300" w:lineRule="auto"/>
        <w:ind w:firstLine="420" w:firstLineChars="0"/>
        <w:jc w:val="center"/>
        <w:rPr>
          <w:rFonts w:hint="default" w:ascii="Times New Roman" w:hAnsi="Times New Roman" w:cs="Times New Roman"/>
        </w:rPr>
      </w:pPr>
    </w:p>
    <w:p>
      <w:pPr>
        <w:numPr>
          <w:ilvl w:val="0"/>
          <w:numId w:val="0"/>
        </w:numPr>
        <w:spacing w:line="300" w:lineRule="auto"/>
        <w:ind w:firstLine="42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25850" cy="5645785"/>
            <wp:effectExtent l="0" t="0" r="12700" b="12065"/>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2"/>
                    <a:stretch>
                      <a:fillRect/>
                    </a:stretch>
                  </pic:blipFill>
                  <pic:spPr>
                    <a:xfrm>
                      <a:off x="0" y="0"/>
                      <a:ext cx="3625850" cy="564578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图6.6 部分汇编代码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执行汇编器，读入汇编代码，输出机器指令，部分机器指令如图6.7所示。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063365" cy="3921760"/>
            <wp:effectExtent l="0" t="0" r="13335" b="254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3"/>
                    <a:stretch>
                      <a:fillRect/>
                    </a:stretch>
                  </pic:blipFill>
                  <pic:spPr>
                    <a:xfrm>
                      <a:off x="0" y="0"/>
                      <a:ext cx="4063365" cy="392176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6.7 部分机器指令</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执行模拟器，读入二进制程序。</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使用c命令执行程序，程序正常结束并返回9，如图6.8所示。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870325" cy="6680835"/>
            <wp:effectExtent l="0" t="0" r="15875" b="5715"/>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4"/>
                    <a:stretch>
                      <a:fillRect/>
                    </a:stretch>
                  </pic:blipFill>
                  <pic:spPr>
                    <a:xfrm>
                      <a:off x="0" y="0"/>
                      <a:ext cx="3870325" cy="668083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图6.8 程序执行结果</w:t>
      </w:r>
    </w:p>
    <w:p>
      <w:pPr>
        <w:numPr>
          <w:ilvl w:val="0"/>
          <w:numId w:val="0"/>
        </w:numPr>
        <w:spacing w:line="300" w:lineRule="auto"/>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输入如图6.9所示的调试指令，查看找到的路径坐标队列对应的内存，执行结果如图6.10所示，其中首列为内存地址，第二列为数组和位置，第三列为内存值。</w:t>
      </w:r>
      <w:ins w:id="655" w:author="王宝彤" w:date="2020-06-21T22:43:12Z">
        <w:r>
          <w:rPr>
            <w:rFonts w:hint="eastAsia" w:ascii="Times New Roman" w:hAnsi="Times New Roman" w:cs="Times New Roman"/>
            <w:sz w:val="24"/>
            <w:szCs w:val="24"/>
            <w:lang w:val="en-US" w:eastAsia="zh-CN"/>
          </w:rPr>
          <w:t>应该</w:t>
        </w:r>
      </w:ins>
      <w:ins w:id="656" w:author="王宝彤" w:date="2020-06-21T22:43:13Z">
        <w:r>
          <w:rPr>
            <w:rFonts w:hint="eastAsia" w:ascii="Times New Roman" w:hAnsi="Times New Roman" w:cs="Times New Roman"/>
            <w:sz w:val="24"/>
            <w:szCs w:val="24"/>
            <w:lang w:val="en-US" w:eastAsia="zh-CN"/>
          </w:rPr>
          <w:t>是</w:t>
        </w:r>
      </w:ins>
      <w:ins w:id="657" w:author="王宝彤" w:date="2020-06-21T22:43:14Z">
        <w:r>
          <w:rPr>
            <w:rFonts w:hint="eastAsia" w:ascii="Times New Roman" w:hAnsi="Times New Roman" w:cs="Times New Roman"/>
            <w:sz w:val="24"/>
            <w:szCs w:val="24"/>
            <w:lang w:val="en-US" w:eastAsia="zh-CN"/>
          </w:rPr>
          <w:t>什么</w:t>
        </w:r>
      </w:ins>
      <w:ins w:id="658" w:author="王宝彤" w:date="2020-06-21T22:43:16Z">
        <w:r>
          <w:rPr>
            <w:rFonts w:hint="eastAsia" w:ascii="Times New Roman" w:hAnsi="Times New Roman" w:cs="Times New Roman"/>
            <w:sz w:val="24"/>
            <w:szCs w:val="24"/>
            <w:lang w:val="en-US" w:eastAsia="zh-CN"/>
          </w:rPr>
          <w:t>值，</w:t>
        </w:r>
      </w:ins>
      <w:ins w:id="659" w:author="王宝彤" w:date="2020-06-21T22:43:18Z">
        <w:r>
          <w:rPr>
            <w:rFonts w:hint="eastAsia" w:ascii="Times New Roman" w:hAnsi="Times New Roman" w:cs="Times New Roman"/>
            <w:sz w:val="24"/>
            <w:szCs w:val="24"/>
            <w:lang w:val="en-US" w:eastAsia="zh-CN"/>
          </w:rPr>
          <w:t>解释一下，</w:t>
        </w:r>
      </w:ins>
      <w:ins w:id="660" w:author="王宝彤" w:date="2020-06-21T22:43:20Z">
        <w:r>
          <w:rPr>
            <w:rFonts w:hint="eastAsia" w:ascii="Times New Roman" w:hAnsi="Times New Roman" w:cs="Times New Roman"/>
            <w:sz w:val="24"/>
            <w:szCs w:val="24"/>
            <w:lang w:val="en-US" w:eastAsia="zh-CN"/>
          </w:rPr>
          <w:t>分析一</w:t>
        </w:r>
      </w:ins>
      <w:ins w:id="661" w:author="王宝彤" w:date="2020-06-21T22:43:21Z">
        <w:r>
          <w:rPr>
            <w:rFonts w:hint="eastAsia" w:ascii="Times New Roman" w:hAnsi="Times New Roman" w:cs="Times New Roman"/>
            <w:sz w:val="24"/>
            <w:szCs w:val="24"/>
            <w:lang w:val="en-US" w:eastAsia="zh-CN"/>
          </w:rPr>
          <w:t>下</w:t>
        </w:r>
      </w:ins>
      <w:ins w:id="662" w:author="王宝彤" w:date="2020-06-21T22:43:22Z">
        <w:r>
          <w:rPr>
            <w:rFonts w:hint="eastAsia" w:ascii="Times New Roman" w:hAnsi="Times New Roman" w:cs="Times New Roman"/>
            <w:sz w:val="24"/>
            <w:szCs w:val="24"/>
            <w:lang w:val="en-US" w:eastAsia="zh-CN"/>
          </w:rPr>
          <w:t>，</w:t>
        </w:r>
      </w:ins>
      <w:ins w:id="663" w:author="王宝彤" w:date="2020-06-21T22:43:25Z">
        <w:r>
          <w:rPr>
            <w:rFonts w:hint="eastAsia" w:ascii="Times New Roman" w:hAnsi="Times New Roman" w:cs="Times New Roman"/>
            <w:sz w:val="24"/>
            <w:szCs w:val="24"/>
            <w:lang w:val="en-US" w:eastAsia="zh-CN"/>
          </w:rPr>
          <w:t>在哪</w:t>
        </w:r>
      </w:ins>
      <w:ins w:id="664" w:author="王宝彤" w:date="2020-06-21T22:43:26Z">
        <w:r>
          <w:rPr>
            <w:rFonts w:hint="eastAsia" w:ascii="Times New Roman" w:hAnsi="Times New Roman" w:cs="Times New Roman"/>
            <w:sz w:val="24"/>
            <w:szCs w:val="24"/>
            <w:lang w:val="en-US" w:eastAsia="zh-CN"/>
          </w:rPr>
          <w:t>能看到</w:t>
        </w:r>
      </w:ins>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717675" cy="3951605"/>
            <wp:effectExtent l="0" t="0" r="15875" b="10795"/>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5"/>
                    <a:stretch>
                      <a:fillRect/>
                    </a:stretch>
                  </pic:blipFill>
                  <pic:spPr>
                    <a:xfrm>
                      <a:off x="0" y="0"/>
                      <a:ext cx="1717675" cy="3951605"/>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6.9 调试命令</w:t>
      </w:r>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226310" cy="3917950"/>
            <wp:effectExtent l="0" t="0" r="2540" b="635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6"/>
                    <a:stretch>
                      <a:fillRect/>
                    </a:stretch>
                  </pic:blipFill>
                  <pic:spPr>
                    <a:xfrm>
                      <a:off x="0" y="0"/>
                      <a:ext cx="2226310" cy="3917950"/>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eastAsia="宋体"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6.10 路径坐标</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返回值与内存符合预期，说明编译器、汇编器、模拟器均编写正确。</w:t>
      </w:r>
      <w:ins w:id="665" w:author="王宝彤" w:date="2020-06-21T22:43:49Z">
        <w:r>
          <w:rPr>
            <w:rFonts w:hint="eastAsia" w:ascii="Times New Roman" w:hAnsi="Times New Roman" w:cs="Times New Roman"/>
            <w:sz w:val="24"/>
            <w:szCs w:val="24"/>
            <w:lang w:val="en-US" w:eastAsia="zh-CN"/>
          </w:rPr>
          <w:t>应该是什么值，解释一下，分析一下，在哪能看到</w:t>
        </w:r>
      </w:ins>
    </w:p>
    <w:p>
      <w:pPr>
        <w:numPr>
          <w:ilvl w:val="0"/>
          <w:numId w:val="0"/>
        </w:numPr>
        <w:spacing w:line="300" w:lineRule="auto"/>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7" w:name="_Toc23742"/>
      <w:bookmarkStart w:id="58" w:name="_Toc152382701"/>
      <w:r>
        <w:rPr>
          <w:rStyle w:val="21"/>
          <w:rFonts w:hint="default" w:ascii="Times New Roman" w:hAnsi="Times New Roman" w:eastAsia="黑体" w:cs="Times New Roman"/>
          <w:b w:val="0"/>
          <w:bCs w:val="0"/>
          <w:sz w:val="32"/>
          <w:szCs w:val="32"/>
        </w:rPr>
        <w:t>结束语</w:t>
      </w:r>
      <w:bookmarkEnd w:id="57"/>
      <w:bookmarkEnd w:id="58"/>
    </w:p>
    <w:p>
      <w:pPr>
        <w:spacing w:line="300" w:lineRule="auto"/>
        <w:ind w:firstLine="480" w:firstLineChars="200"/>
        <w:rPr>
          <w:ins w:id="666" w:author="王宝彤" w:date="2020-06-21T22:48:27Z"/>
          <w:rFonts w:hint="default" w:ascii="Times New Roman" w:hAnsi="Times New Roman" w:cs="Times New Roman"/>
          <w:sz w:val="24"/>
          <w:szCs w:val="24"/>
          <w:lang w:val="en-US" w:eastAsia="zh-CN"/>
        </w:rPr>
      </w:pPr>
      <w:ins w:id="667" w:author="王宝彤" w:date="2020-06-21T22:48:34Z">
        <w:r>
          <w:rPr>
            <w:rFonts w:hint="eastAsia" w:ascii="Times New Roman" w:hAnsi="Times New Roman" w:cs="Times New Roman"/>
            <w:sz w:val="24"/>
            <w:szCs w:val="24"/>
            <w:lang w:val="en-US" w:eastAsia="zh-CN"/>
          </w:rPr>
          <w:t>要有</w:t>
        </w:r>
      </w:ins>
      <w:ins w:id="668" w:author="王宝彤" w:date="2020-06-21T22:48:35Z">
        <w:r>
          <w:rPr>
            <w:rFonts w:hint="eastAsia" w:ascii="Times New Roman" w:hAnsi="Times New Roman" w:cs="Times New Roman"/>
            <w:sz w:val="24"/>
            <w:szCs w:val="24"/>
            <w:lang w:val="en-US" w:eastAsia="zh-CN"/>
          </w:rPr>
          <w:t>力量</w:t>
        </w:r>
      </w:ins>
      <w:ins w:id="669" w:author="王宝彤" w:date="2020-06-21T22:48:36Z">
        <w:r>
          <w:rPr>
            <w:rFonts w:hint="eastAsia" w:ascii="Times New Roman" w:hAnsi="Times New Roman" w:cs="Times New Roman"/>
            <w:sz w:val="24"/>
            <w:szCs w:val="24"/>
            <w:lang w:val="en-US" w:eastAsia="zh-CN"/>
          </w:rPr>
          <w:t>、</w:t>
        </w:r>
      </w:ins>
      <w:ins w:id="670" w:author="王宝彤" w:date="2020-06-21T22:48:38Z">
        <w:r>
          <w:rPr>
            <w:rFonts w:hint="eastAsia" w:ascii="Times New Roman" w:hAnsi="Times New Roman" w:cs="Times New Roman"/>
            <w:sz w:val="24"/>
            <w:szCs w:val="24"/>
            <w:lang w:val="en-US" w:eastAsia="zh-CN"/>
          </w:rPr>
          <w:t>优势，</w:t>
        </w:r>
      </w:ins>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编译项目完成了从文法设计、算法计算到二进制程序的生成、模拟计算整套流程。纵向看比预期额外实现了汇编器和</w:t>
      </w:r>
      <w:del w:id="671" w:author="王宝彤" w:date="2020-06-21T22:41:48Z">
        <w:r>
          <w:rPr>
            <w:rFonts w:hint="default" w:ascii="Times New Roman" w:hAnsi="Times New Roman" w:cs="Times New Roman"/>
            <w:sz w:val="24"/>
            <w:szCs w:val="24"/>
            <w:lang w:val="en-US" w:eastAsia="zh-CN"/>
          </w:rPr>
          <w:delText>mips</w:delText>
        </w:r>
      </w:del>
      <w:ins w:id="672" w:author="王宝彤" w:date="2020-06-21T22:41:48Z">
        <w:r>
          <w:rPr>
            <w:rFonts w:hint="eastAsia" w:ascii="Times New Roman" w:hAnsi="Times New Roman" w:cs="Times New Roman"/>
            <w:sz w:val="24"/>
            <w:szCs w:val="24"/>
            <w:lang w:val="en-US" w:eastAsia="zh-CN"/>
          </w:rPr>
          <w:t>MIPS</w:t>
        </w:r>
      </w:ins>
      <w:r>
        <w:rPr>
          <w:rFonts w:hint="default" w:ascii="Times New Roman" w:hAnsi="Times New Roman" w:cs="Times New Roman"/>
          <w:sz w:val="24"/>
          <w:szCs w:val="24"/>
          <w:lang w:val="en-US" w:eastAsia="zh-CN"/>
        </w:rPr>
        <w:t>模拟器；横向看比计划额外完成了部分功能。</w:t>
      </w:r>
    </w:p>
    <w:p>
      <w:pPr>
        <w:spacing w:line="300" w:lineRule="auto"/>
        <w:ind w:firstLine="480" w:firstLineChars="200"/>
        <w:rPr>
          <w:ins w:id="673" w:author="王宝彤" w:date="2020-06-21T22:48:59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numPr>
          <w:ilvl w:val="0"/>
          <w:numId w:val="5"/>
          <w:ins w:id="675" w:author="王宝彤" w:date="2020-06-21T22:50:47Z"/>
        </w:numPr>
        <w:spacing w:line="300" w:lineRule="auto"/>
        <w:ind w:firstLine="480" w:firstLineChars="200"/>
        <w:rPr>
          <w:ins w:id="676" w:author="王宝彤" w:date="2020-06-21T22:50:47Z"/>
          <w:rFonts w:hint="eastAsia" w:ascii="Times New Roman" w:hAnsi="Times New Roman" w:cs="Times New Roman"/>
          <w:sz w:val="24"/>
          <w:szCs w:val="24"/>
          <w:lang w:val="en-US" w:eastAsia="zh-CN"/>
        </w:rPr>
        <w:pPrChange w:id="674" w:author="王宝彤" w:date="2020-06-21T22:50:47Z">
          <w:pPr>
            <w:spacing w:line="300" w:lineRule="auto"/>
            <w:ind w:firstLine="480" w:firstLineChars="200"/>
          </w:pPr>
        </w:pPrChange>
      </w:pPr>
      <w:ins w:id="677" w:author="王宝彤" w:date="2020-06-21T22:49:03Z">
        <w:r>
          <w:rPr>
            <w:rFonts w:hint="eastAsia" w:ascii="Times New Roman" w:hAnsi="Times New Roman" w:cs="Times New Roman"/>
            <w:sz w:val="24"/>
            <w:szCs w:val="24"/>
            <w:lang w:val="en-US" w:eastAsia="zh-CN"/>
          </w:rPr>
          <w:t>完整</w:t>
        </w:r>
      </w:ins>
      <w:ins w:id="678" w:author="王宝彤" w:date="2020-06-21T22:49:07Z">
        <w:r>
          <w:rPr>
            <w:rFonts w:hint="eastAsia" w:ascii="Times New Roman" w:hAnsi="Times New Roman" w:cs="Times New Roman"/>
            <w:sz w:val="24"/>
            <w:szCs w:val="24"/>
            <w:lang w:val="en-US" w:eastAsia="zh-CN"/>
          </w:rPr>
          <w:t>的</w:t>
        </w:r>
      </w:ins>
      <w:ins w:id="679" w:author="王宝彤" w:date="2020-06-21T22:49:09Z">
        <w:r>
          <w:rPr>
            <w:rFonts w:hint="eastAsia" w:ascii="Times New Roman" w:hAnsi="Times New Roman" w:cs="Times New Roman"/>
            <w:sz w:val="24"/>
            <w:szCs w:val="24"/>
            <w:lang w:val="en-US" w:eastAsia="zh-CN"/>
          </w:rPr>
          <w:t>C</w:t>
        </w:r>
      </w:ins>
      <w:ins w:id="680" w:author="王宝彤" w:date="2020-06-21T22:49:11Z">
        <w:r>
          <w:rPr>
            <w:rFonts w:hint="eastAsia" w:ascii="Times New Roman" w:hAnsi="Times New Roman" w:cs="Times New Roman"/>
            <w:sz w:val="24"/>
            <w:szCs w:val="24"/>
            <w:lang w:val="en-US" w:eastAsia="zh-CN"/>
          </w:rPr>
          <w:t>编译器，</w:t>
        </w:r>
      </w:ins>
      <w:ins w:id="681" w:author="王宝彤" w:date="2020-06-21T22:49:15Z">
        <w:r>
          <w:rPr>
            <w:rFonts w:hint="eastAsia" w:ascii="Times New Roman" w:hAnsi="Times New Roman" w:cs="Times New Roman"/>
            <w:sz w:val="24"/>
            <w:szCs w:val="24"/>
            <w:lang w:val="en-US" w:eastAsia="zh-CN"/>
          </w:rPr>
          <w:t>补足</w:t>
        </w:r>
      </w:ins>
      <w:ins w:id="682" w:author="王宝彤" w:date="2020-06-21T22:49:16Z">
        <w:r>
          <w:rPr>
            <w:rFonts w:hint="eastAsia" w:ascii="Times New Roman" w:hAnsi="Times New Roman" w:cs="Times New Roman"/>
            <w:sz w:val="24"/>
            <w:szCs w:val="24"/>
            <w:lang w:val="en-US" w:eastAsia="zh-CN"/>
          </w:rPr>
          <w:t>教学</w:t>
        </w:r>
      </w:ins>
      <w:ins w:id="683" w:author="王宝彤" w:date="2020-06-21T22:50:32Z">
        <w:r>
          <w:rPr>
            <w:rFonts w:hint="eastAsia" w:ascii="Times New Roman" w:hAnsi="Times New Roman" w:cs="Times New Roman"/>
            <w:sz w:val="24"/>
            <w:szCs w:val="24"/>
            <w:lang w:val="en-US" w:eastAsia="zh-CN"/>
          </w:rPr>
          <w:t>，</w:t>
        </w:r>
      </w:ins>
      <w:ins w:id="684" w:author="王宝彤" w:date="2020-06-21T22:50:34Z">
        <w:r>
          <w:rPr>
            <w:rFonts w:hint="eastAsia" w:ascii="Times New Roman" w:hAnsi="Times New Roman" w:cs="Times New Roman"/>
            <w:sz w:val="24"/>
            <w:szCs w:val="24"/>
            <w:lang w:val="en-US" w:eastAsia="zh-CN"/>
          </w:rPr>
          <w:t>可</w:t>
        </w:r>
      </w:ins>
      <w:ins w:id="685" w:author="王宝彤" w:date="2020-06-21T22:51:43Z">
        <w:r>
          <w:rPr>
            <w:rFonts w:hint="eastAsia" w:ascii="Times New Roman" w:hAnsi="Times New Roman" w:cs="Times New Roman"/>
            <w:sz w:val="24"/>
            <w:szCs w:val="24"/>
            <w:lang w:val="en-US" w:eastAsia="zh-CN"/>
          </w:rPr>
          <w:t>以</w:t>
        </w:r>
      </w:ins>
      <w:ins w:id="686" w:author="王宝彤" w:date="2020-06-21T22:51:45Z">
        <w:r>
          <w:rPr>
            <w:rFonts w:hint="eastAsia" w:ascii="Times New Roman" w:hAnsi="Times New Roman" w:cs="Times New Roman"/>
            <w:sz w:val="24"/>
            <w:szCs w:val="24"/>
            <w:lang w:val="en-US" w:eastAsia="zh-CN"/>
          </w:rPr>
          <w:t>放</w:t>
        </w:r>
      </w:ins>
      <w:ins w:id="687" w:author="王宝彤" w:date="2020-06-21T22:50:34Z">
        <w:r>
          <w:rPr>
            <w:rFonts w:hint="eastAsia" w:ascii="Times New Roman" w:hAnsi="Times New Roman" w:cs="Times New Roman"/>
            <w:sz w:val="24"/>
            <w:szCs w:val="24"/>
            <w:lang w:val="en-US" w:eastAsia="zh-CN"/>
          </w:rPr>
          <w:t>到</w:t>
        </w:r>
      </w:ins>
      <w:ins w:id="688" w:author="王宝彤" w:date="2020-06-21T22:50:37Z">
        <w:r>
          <w:rPr>
            <w:rFonts w:hint="eastAsia" w:ascii="Times New Roman" w:hAnsi="Times New Roman" w:cs="Times New Roman"/>
            <w:sz w:val="24"/>
            <w:szCs w:val="24"/>
            <w:lang w:val="en-US" w:eastAsia="zh-CN"/>
          </w:rPr>
          <w:t>MIPS</w:t>
        </w:r>
      </w:ins>
      <w:ins w:id="689" w:author="王宝彤" w:date="2020-06-21T22:50:42Z">
        <w:r>
          <w:rPr>
            <w:rFonts w:hint="eastAsia" w:ascii="Times New Roman" w:hAnsi="Times New Roman" w:cs="Times New Roman"/>
            <w:sz w:val="24"/>
            <w:szCs w:val="24"/>
            <w:lang w:val="en-US" w:eastAsia="zh-CN"/>
          </w:rPr>
          <w:t>平台</w:t>
        </w:r>
      </w:ins>
    </w:p>
    <w:p>
      <w:pPr>
        <w:numPr>
          <w:ilvl w:val="0"/>
          <w:numId w:val="5"/>
          <w:ins w:id="691" w:author="王宝彤" w:date="2020-06-21T22:50:47Z"/>
        </w:numPr>
        <w:spacing w:line="300" w:lineRule="auto"/>
        <w:ind w:firstLine="480" w:firstLineChars="200"/>
        <w:rPr>
          <w:ins w:id="692" w:author="王宝彤" w:date="2020-06-21T22:50:59Z"/>
          <w:rFonts w:hint="default" w:ascii="Times New Roman" w:hAnsi="Times New Roman" w:cs="Times New Roman"/>
          <w:sz w:val="24"/>
          <w:szCs w:val="24"/>
          <w:lang w:val="en-US" w:eastAsia="zh-CN"/>
        </w:rPr>
        <w:pPrChange w:id="690" w:author="王宝彤" w:date="2020-06-21T22:50:47Z">
          <w:pPr>
            <w:spacing w:line="300" w:lineRule="auto"/>
            <w:ind w:firstLine="480" w:firstLineChars="200"/>
          </w:pPr>
        </w:pPrChange>
      </w:pPr>
      <w:ins w:id="693" w:author="王宝彤" w:date="2020-06-21T22:49:22Z">
        <w:r>
          <w:rPr>
            <w:rFonts w:hint="eastAsia" w:ascii="Times New Roman" w:hAnsi="Times New Roman" w:cs="Times New Roman"/>
            <w:sz w:val="24"/>
            <w:szCs w:val="24"/>
            <w:lang w:val="en-US" w:eastAsia="zh-CN"/>
          </w:rPr>
          <w:t>，</w:t>
        </w:r>
      </w:ins>
      <w:ins w:id="694" w:author="王宝彤" w:date="2020-06-21T22:49:30Z">
        <w:r>
          <w:rPr>
            <w:rFonts w:hint="eastAsia" w:ascii="Times New Roman" w:hAnsi="Times New Roman" w:cs="Times New Roman"/>
            <w:sz w:val="24"/>
            <w:szCs w:val="24"/>
            <w:lang w:val="en-US" w:eastAsia="zh-CN"/>
          </w:rPr>
          <w:t>松</w:t>
        </w:r>
      </w:ins>
      <w:ins w:id="695" w:author="王宝彤" w:date="2020-06-21T22:49:31Z">
        <w:r>
          <w:rPr>
            <w:rFonts w:hint="eastAsia" w:ascii="Times New Roman" w:hAnsi="Times New Roman" w:cs="Times New Roman"/>
            <w:sz w:val="24"/>
            <w:szCs w:val="24"/>
            <w:lang w:val="en-US" w:eastAsia="zh-CN"/>
          </w:rPr>
          <w:t>耦合</w:t>
        </w:r>
      </w:ins>
      <w:ins w:id="696" w:author="王宝彤" w:date="2020-06-21T22:49:32Z">
        <w:r>
          <w:rPr>
            <w:rFonts w:hint="eastAsia" w:ascii="Times New Roman" w:hAnsi="Times New Roman" w:cs="Times New Roman"/>
            <w:sz w:val="24"/>
            <w:szCs w:val="24"/>
            <w:lang w:val="en-US" w:eastAsia="zh-CN"/>
          </w:rPr>
          <w:t>，</w:t>
        </w:r>
      </w:ins>
      <w:ins w:id="697" w:author="王宝彤" w:date="2020-06-21T22:49:38Z">
        <w:r>
          <w:rPr>
            <w:rFonts w:hint="eastAsia" w:ascii="Times New Roman" w:hAnsi="Times New Roman" w:cs="Times New Roman"/>
            <w:sz w:val="24"/>
            <w:szCs w:val="24"/>
            <w:lang w:val="en-US" w:eastAsia="zh-CN"/>
          </w:rPr>
          <w:t>中间代码</w:t>
        </w:r>
      </w:ins>
      <w:ins w:id="698" w:author="王宝彤" w:date="2020-06-21T22:49:39Z">
        <w:r>
          <w:rPr>
            <w:rFonts w:hint="eastAsia" w:ascii="Times New Roman" w:hAnsi="Times New Roman" w:cs="Times New Roman"/>
            <w:sz w:val="24"/>
            <w:szCs w:val="24"/>
            <w:lang w:val="en-US" w:eastAsia="zh-CN"/>
          </w:rPr>
          <w:t>是独立</w:t>
        </w:r>
      </w:ins>
      <w:ins w:id="699" w:author="王宝彤" w:date="2020-06-21T22:49:40Z">
        <w:r>
          <w:rPr>
            <w:rFonts w:hint="eastAsia" w:ascii="Times New Roman" w:hAnsi="Times New Roman" w:cs="Times New Roman"/>
            <w:sz w:val="24"/>
            <w:szCs w:val="24"/>
            <w:lang w:val="en-US" w:eastAsia="zh-CN"/>
          </w:rPr>
          <w:t>的</w:t>
        </w:r>
      </w:ins>
      <w:ins w:id="700" w:author="王宝彤" w:date="2020-06-21T22:49:46Z">
        <w:r>
          <w:rPr>
            <w:rFonts w:hint="eastAsia" w:ascii="Times New Roman" w:hAnsi="Times New Roman" w:cs="Times New Roman"/>
            <w:sz w:val="24"/>
            <w:szCs w:val="24"/>
            <w:lang w:val="en-US" w:eastAsia="zh-CN"/>
          </w:rPr>
          <w:t>可以</w:t>
        </w:r>
      </w:ins>
      <w:ins w:id="701" w:author="王宝彤" w:date="2020-06-21T22:49:47Z">
        <w:r>
          <w:rPr>
            <w:rFonts w:hint="eastAsia" w:ascii="Times New Roman" w:hAnsi="Times New Roman" w:cs="Times New Roman"/>
            <w:sz w:val="24"/>
            <w:szCs w:val="24"/>
            <w:lang w:val="en-US" w:eastAsia="zh-CN"/>
          </w:rPr>
          <w:t>支持其他</w:t>
        </w:r>
      </w:ins>
      <w:ins w:id="702" w:author="王宝彤" w:date="2020-06-21T22:49:49Z">
        <w:r>
          <w:rPr>
            <w:rFonts w:hint="eastAsia" w:ascii="Times New Roman" w:hAnsi="Times New Roman" w:cs="Times New Roman"/>
            <w:sz w:val="24"/>
            <w:szCs w:val="24"/>
            <w:lang w:val="en-US" w:eastAsia="zh-CN"/>
          </w:rPr>
          <w:t>指令集</w:t>
        </w:r>
      </w:ins>
      <w:ins w:id="703" w:author="王宝彤" w:date="2020-06-21T22:50:04Z">
        <w:r>
          <w:rPr>
            <w:rFonts w:hint="eastAsia" w:ascii="Times New Roman" w:hAnsi="Times New Roman" w:cs="Times New Roman"/>
            <w:sz w:val="24"/>
            <w:szCs w:val="24"/>
            <w:lang w:val="en-US" w:eastAsia="zh-CN"/>
          </w:rPr>
          <w:t>（</w:t>
        </w:r>
      </w:ins>
      <w:ins w:id="704" w:author="王宝彤" w:date="2020-06-21T22:50:05Z">
        <w:r>
          <w:rPr>
            <w:rFonts w:hint="eastAsia" w:ascii="Times New Roman" w:hAnsi="Times New Roman" w:cs="Times New Roman"/>
            <w:sz w:val="24"/>
            <w:szCs w:val="24"/>
            <w:lang w:val="en-US" w:eastAsia="zh-CN"/>
          </w:rPr>
          <w:t>改写</w:t>
        </w:r>
      </w:ins>
      <w:ins w:id="705" w:author="王宝彤" w:date="2020-06-21T22:50:06Z">
        <w:r>
          <w:rPr>
            <w:rFonts w:hint="eastAsia" w:ascii="Times New Roman" w:hAnsi="Times New Roman" w:cs="Times New Roman"/>
            <w:sz w:val="24"/>
            <w:szCs w:val="24"/>
            <w:lang w:val="en-US" w:eastAsia="zh-CN"/>
          </w:rPr>
          <w:t>后端</w:t>
        </w:r>
      </w:ins>
      <w:ins w:id="706" w:author="王宝彤" w:date="2020-06-21T22:50:04Z">
        <w:r>
          <w:rPr>
            <w:rFonts w:hint="eastAsia" w:ascii="Times New Roman" w:hAnsi="Times New Roman" w:cs="Times New Roman"/>
            <w:sz w:val="24"/>
            <w:szCs w:val="24"/>
            <w:lang w:val="en-US" w:eastAsia="zh-CN"/>
          </w:rPr>
          <w:t>）</w:t>
        </w:r>
      </w:ins>
      <w:ins w:id="707" w:author="王宝彤" w:date="2020-06-21T22:49:49Z">
        <w:r>
          <w:rPr>
            <w:rFonts w:hint="eastAsia" w:ascii="Times New Roman" w:hAnsi="Times New Roman" w:cs="Times New Roman"/>
            <w:sz w:val="24"/>
            <w:szCs w:val="24"/>
            <w:lang w:val="en-US" w:eastAsia="zh-CN"/>
          </w:rPr>
          <w:t>，</w:t>
        </w:r>
      </w:ins>
    </w:p>
    <w:p>
      <w:pPr>
        <w:numPr>
          <w:ilvl w:val="0"/>
          <w:numId w:val="5"/>
          <w:ins w:id="709" w:author="王宝彤" w:date="2020-06-21T22:50:47Z"/>
        </w:numPr>
        <w:spacing w:line="300" w:lineRule="auto"/>
        <w:ind w:firstLine="480" w:firstLineChars="200"/>
        <w:rPr>
          <w:rFonts w:hint="default" w:ascii="Times New Roman" w:hAnsi="Times New Roman" w:cs="Times New Roman"/>
          <w:sz w:val="24"/>
          <w:szCs w:val="24"/>
          <w:lang w:val="en-US" w:eastAsia="zh-CN"/>
        </w:rPr>
        <w:pPrChange w:id="708" w:author="王宝彤" w:date="2020-06-21T22:50:47Z">
          <w:pPr>
            <w:spacing w:line="300" w:lineRule="auto"/>
            <w:ind w:firstLine="480" w:firstLineChars="200"/>
          </w:pPr>
        </w:pPrChange>
      </w:pPr>
      <w:ins w:id="710" w:author="王宝彤" w:date="2020-06-21T22:51:01Z">
        <w:r>
          <w:rPr>
            <w:rFonts w:hint="eastAsia" w:ascii="Times New Roman" w:hAnsi="Times New Roman" w:cs="Times New Roman"/>
            <w:sz w:val="24"/>
            <w:szCs w:val="24"/>
            <w:lang w:val="en-US" w:eastAsia="zh-CN"/>
          </w:rPr>
          <w:t>有详细</w:t>
        </w:r>
      </w:ins>
      <w:ins w:id="711" w:author="王宝彤" w:date="2020-06-21T22:51:02Z">
        <w:r>
          <w:rPr>
            <w:rFonts w:hint="eastAsia" w:ascii="Times New Roman" w:hAnsi="Times New Roman" w:cs="Times New Roman"/>
            <w:sz w:val="24"/>
            <w:szCs w:val="24"/>
            <w:lang w:val="en-US" w:eastAsia="zh-CN"/>
          </w:rPr>
          <w:t>的</w:t>
        </w:r>
      </w:ins>
      <w:ins w:id="712" w:author="王宝彤" w:date="2020-06-21T22:51:03Z">
        <w:r>
          <w:rPr>
            <w:rFonts w:hint="eastAsia" w:ascii="Times New Roman" w:hAnsi="Times New Roman" w:cs="Times New Roman"/>
            <w:sz w:val="24"/>
            <w:szCs w:val="24"/>
            <w:lang w:val="en-US" w:eastAsia="zh-CN"/>
          </w:rPr>
          <w:t>说明文档</w:t>
        </w:r>
      </w:ins>
    </w:p>
    <w:p>
      <w:pPr>
        <w:spacing w:line="300" w:lineRule="auto"/>
        <w:ind w:firstLine="480" w:firstLineChars="200"/>
        <w:rPr>
          <w:ins w:id="713" w:author="王宝彤" w:date="2020-06-21T22:53:42Z"/>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w:t>
      </w:r>
      <w:del w:id="714" w:author="王宝彤" w:date="2020-06-21T22:44:14Z">
        <w:r>
          <w:rPr>
            <w:rFonts w:hint="default" w:ascii="Times New Roman" w:hAnsi="Times New Roman" w:cs="Times New Roman"/>
            <w:sz w:val="24"/>
            <w:szCs w:val="24"/>
            <w:lang w:val="en-US" w:eastAsia="zh-CN"/>
          </w:rPr>
          <w:delText>c++</w:delText>
        </w:r>
      </w:del>
      <w:ins w:id="715" w:author="王宝彤" w:date="2020-06-21T22:44:14Z">
        <w:r>
          <w:rPr>
            <w:rFonts w:hint="eastAsia" w:ascii="Times New Roman" w:hAnsi="Times New Roman" w:cs="Times New Roman"/>
            <w:sz w:val="24"/>
            <w:szCs w:val="24"/>
            <w:lang w:val="en-US" w:eastAsia="zh-CN"/>
          </w:rPr>
          <w:t>C++</w:t>
        </w:r>
      </w:ins>
      <w:r>
        <w:rPr>
          <w:rFonts w:hint="default" w:ascii="Times New Roman" w:hAnsi="Times New Roman" w:cs="Times New Roman"/>
          <w:sz w:val="24"/>
          <w:szCs w:val="24"/>
          <w:lang w:val="en-US" w:eastAsia="zh-CN"/>
        </w:rPr>
        <w:t>项目，它存在部分内存泄漏的问题，需要进一步改进方案解决解决此问题。</w:t>
      </w:r>
    </w:p>
    <w:p>
      <w:pPr>
        <w:spacing w:line="300" w:lineRule="auto"/>
        <w:ind w:firstLine="480" w:firstLineChars="200"/>
        <w:rPr>
          <w:rFonts w:hint="default" w:ascii="Times New Roman" w:hAnsi="Times New Roman" w:cs="Times New Roman"/>
          <w:sz w:val="24"/>
          <w:szCs w:val="24"/>
          <w:lang w:val="en-US" w:eastAsia="zh-CN"/>
        </w:rPr>
      </w:pPr>
      <w:ins w:id="716" w:author="王宝彤" w:date="2020-06-21T22:53:45Z">
        <w:r>
          <w:rPr>
            <w:rFonts w:hint="eastAsia" w:ascii="Times New Roman" w:hAnsi="Times New Roman" w:cs="Times New Roman"/>
            <w:sz w:val="24"/>
            <w:szCs w:val="24"/>
            <w:lang w:val="en-US" w:eastAsia="zh-CN"/>
          </w:rPr>
          <w:t>重点</w:t>
        </w:r>
      </w:ins>
      <w:ins w:id="717" w:author="王宝彤" w:date="2020-06-21T22:53:46Z">
        <w:r>
          <w:rPr>
            <w:rFonts w:hint="eastAsia" w:ascii="Times New Roman" w:hAnsi="Times New Roman" w:cs="Times New Roman"/>
            <w:sz w:val="24"/>
            <w:szCs w:val="24"/>
            <w:lang w:val="en-US" w:eastAsia="zh-CN"/>
          </w:rPr>
          <w:t>优势，</w:t>
        </w:r>
      </w:ins>
      <w:ins w:id="718" w:author="王宝彤" w:date="2020-06-21T22:53:47Z">
        <w:r>
          <w:rPr>
            <w:rFonts w:hint="eastAsia" w:ascii="Times New Roman" w:hAnsi="Times New Roman" w:cs="Times New Roman"/>
            <w:sz w:val="24"/>
            <w:szCs w:val="24"/>
            <w:lang w:val="en-US" w:eastAsia="zh-CN"/>
          </w:rPr>
          <w:t>略写</w:t>
        </w:r>
      </w:ins>
      <w:ins w:id="719" w:author="王宝彤" w:date="2020-06-21T22:53:50Z">
        <w:r>
          <w:rPr>
            <w:rFonts w:hint="eastAsia" w:ascii="Times New Roman" w:hAnsi="Times New Roman" w:cs="Times New Roman"/>
            <w:sz w:val="24"/>
            <w:szCs w:val="24"/>
            <w:lang w:val="en-US" w:eastAsia="zh-CN"/>
          </w:rPr>
          <w:t>缺点，</w:t>
        </w:r>
      </w:ins>
      <w:ins w:id="720" w:author="王宝彤" w:date="2020-06-21T22:53:53Z">
        <w:r>
          <w:rPr>
            <w:rFonts w:hint="eastAsia" w:ascii="Times New Roman" w:hAnsi="Times New Roman" w:cs="Times New Roman"/>
            <w:sz w:val="24"/>
            <w:szCs w:val="24"/>
            <w:lang w:val="en-US" w:eastAsia="zh-CN"/>
          </w:rPr>
          <w:t>展望</w:t>
        </w:r>
      </w:ins>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此项目优缺点并存，其最大的价值在于如何在不合理的设计中体会合理设计的重要性和必要性，从“知其然”转变为“知其所以然”。</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left="0" w:leftChars="0" w:firstLine="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9" w:name="_Toc152382702"/>
      <w:bookmarkStart w:id="60" w:name="_Toc27885"/>
      <w:r>
        <w:rPr>
          <w:rStyle w:val="21"/>
          <w:rFonts w:hint="default" w:ascii="Times New Roman" w:hAnsi="Times New Roman" w:eastAsia="黑体" w:cs="Times New Roman"/>
          <w:b w:val="0"/>
          <w:bCs w:val="0"/>
          <w:sz w:val="32"/>
          <w:szCs w:val="32"/>
        </w:rPr>
        <w:t>致  谢</w:t>
      </w:r>
      <w:bookmarkEnd w:id="59"/>
      <w:bookmarkEnd w:id="60"/>
    </w:p>
    <w:p>
      <w:pPr>
        <w:tabs>
          <w:tab w:val="left" w:pos="7485"/>
        </w:tabs>
        <w:spacing w:line="300" w:lineRule="auto"/>
        <w:rPr>
          <w:ins w:id="721" w:author="王宝彤" w:date="2020-06-21T22:55:52Z"/>
          <w:rFonts w:hint="eastAsia" w:ascii="Times New Roman" w:hAnsi="Times New Roman" w:eastAsia="黑体" w:cs="Times New Roman"/>
          <w:sz w:val="32"/>
          <w:szCs w:val="32"/>
          <w:lang w:eastAsia="zh-CN"/>
        </w:rPr>
      </w:pPr>
      <w:r>
        <w:rPr>
          <w:rFonts w:hint="default" w:ascii="Times New Roman" w:hAnsi="Times New Roman" w:eastAsia="黑体" w:cs="Times New Roman"/>
          <w:sz w:val="32"/>
          <w:szCs w:val="32"/>
        </w:rPr>
        <w:br w:type="page"/>
      </w:r>
      <w:ins w:id="722" w:author="王宝彤" w:date="2020-06-21T22:55:55Z">
        <w:r>
          <w:rPr>
            <w:rFonts w:hint="eastAsia" w:ascii="Times New Roman" w:hAnsi="Times New Roman" w:eastAsia="黑体" w:cs="Times New Roman"/>
            <w:sz w:val="32"/>
            <w:szCs w:val="32"/>
            <w:lang w:eastAsia="zh-CN"/>
          </w:rPr>
          <w:t>感谢</w:t>
        </w:r>
      </w:ins>
      <w:ins w:id="723" w:author="王宝彤" w:date="2020-06-21T22:55:56Z">
        <w:r>
          <w:rPr>
            <w:rFonts w:hint="eastAsia" w:ascii="Times New Roman" w:hAnsi="Times New Roman" w:eastAsia="黑体" w:cs="Times New Roman"/>
            <w:sz w:val="32"/>
            <w:szCs w:val="32"/>
            <w:lang w:eastAsia="zh-CN"/>
          </w:rPr>
          <w:t>老师</w:t>
        </w:r>
      </w:ins>
      <w:ins w:id="724" w:author="王宝彤" w:date="2020-06-21T22:55:58Z">
        <w:r>
          <w:rPr>
            <w:rFonts w:hint="eastAsia" w:ascii="Times New Roman" w:hAnsi="Times New Roman" w:eastAsia="黑体" w:cs="Times New Roman"/>
            <w:sz w:val="32"/>
            <w:szCs w:val="32"/>
            <w:lang w:eastAsia="zh-CN"/>
          </w:rPr>
          <w:t>，</w:t>
        </w:r>
      </w:ins>
      <w:ins w:id="725" w:author="王宝彤" w:date="2020-06-21T22:55:59Z">
        <w:r>
          <w:rPr>
            <w:rFonts w:hint="eastAsia" w:ascii="Times New Roman" w:hAnsi="Times New Roman" w:eastAsia="黑体" w:cs="Times New Roman"/>
            <w:sz w:val="32"/>
            <w:szCs w:val="32"/>
            <w:lang w:eastAsia="zh-CN"/>
          </w:rPr>
          <w:t>感谢</w:t>
        </w:r>
      </w:ins>
      <w:ins w:id="726" w:author="王宝彤" w:date="2020-06-21T22:56:01Z">
        <w:r>
          <w:rPr>
            <w:rFonts w:hint="eastAsia" w:ascii="Times New Roman" w:hAnsi="Times New Roman" w:eastAsia="黑体" w:cs="Times New Roman"/>
            <w:sz w:val="32"/>
            <w:szCs w:val="32"/>
            <w:lang w:eastAsia="zh-CN"/>
          </w:rPr>
          <w:t>家长</w:t>
        </w:r>
      </w:ins>
    </w:p>
    <w:p>
      <w:pPr>
        <w:tabs>
          <w:tab w:val="left" w:pos="7485"/>
        </w:tabs>
        <w:spacing w:line="300" w:lineRule="auto"/>
        <w:rPr>
          <w:ins w:id="727" w:author="王宝彤" w:date="2020-06-21T22:55:52Z"/>
          <w:rFonts w:hint="default" w:ascii="Times New Roman" w:hAnsi="Times New Roman" w:eastAsia="黑体" w:cs="Times New Roman"/>
          <w:sz w:val="32"/>
          <w:szCs w:val="32"/>
        </w:rPr>
      </w:pPr>
    </w:p>
    <w:p>
      <w:pPr>
        <w:tabs>
          <w:tab w:val="left" w:pos="7485"/>
        </w:tabs>
        <w:spacing w:line="300" w:lineRule="auto"/>
        <w:rPr>
          <w:ins w:id="728" w:author="王宝彤" w:date="2020-06-21T22:55:48Z"/>
          <w:rFonts w:hint="default" w:ascii="Times New Roman" w:hAnsi="Times New Roman" w:eastAsia="黑体" w:cs="Times New Roman"/>
          <w:sz w:val="32"/>
          <w:szCs w:val="32"/>
        </w:rPr>
      </w:pPr>
    </w:p>
    <w:p>
      <w:pPr>
        <w:tabs>
          <w:tab w:val="left" w:pos="7485"/>
        </w:tabs>
        <w:spacing w:line="300" w:lineRule="auto"/>
        <w:rPr>
          <w:rFonts w:hint="default" w:ascii="Times New Roman" w:hAnsi="Times New Roman" w:eastAsia="黑体" w:cs="Times New Roman"/>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both"/>
        <w:textAlignment w:val="auto"/>
        <w:rPr>
          <w:rFonts w:hint="default" w:ascii="Times New Roman" w:hAnsi="Times New Roman" w:eastAsia="黑体" w:cs="Times New Roman"/>
          <w:sz w:val="32"/>
          <w:szCs w:val="24"/>
        </w:rPr>
      </w:pPr>
      <w:r>
        <w:rPr>
          <w:rFonts w:hint="default" w:ascii="Times New Roman" w:hAnsi="Times New Roman" w:eastAsia="黑体" w:cs="Times New Roman"/>
          <w:sz w:val="32"/>
          <w:szCs w:val="24"/>
        </w:rPr>
        <w:t>参考文献</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陈俊洁,胡文翔,郝丹,熊英飞,张洪宇,张路. 一种静态的编译器重复缺陷报告识别方法[J].中国科学:信息科学,2019,49(10):1283-1298.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黄贤英,曹琼.新工科背景下《编译原理》的重定位思考与实施[J].福建电脑,2017,33(09):78+80.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张惠艳.编译原理中LR分析的教学探讨[J].福建电脑,2010,26(01):205-206.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刘斌.基于</w:t>
      </w:r>
      <w:del w:id="729" w:author="王宝彤" w:date="2020-06-21T22:41:36Z">
        <w:r>
          <w:rPr>
            <w:rFonts w:hint="default" w:ascii="Times New Roman" w:hAnsi="Times New Roman" w:cs="Times New Roman"/>
            <w:sz w:val="21"/>
            <w:szCs w:val="21"/>
          </w:rPr>
          <w:delText>C语言</w:delText>
        </w:r>
      </w:del>
      <w:ins w:id="730" w:author="王宝彤" w:date="2020-06-21T22:41:36Z">
        <w:r>
          <w:rPr>
            <w:rFonts w:hint="eastAsia" w:ascii="Times New Roman" w:hAnsi="Times New Roman" w:cs="Times New Roman"/>
            <w:sz w:val="21"/>
            <w:szCs w:val="21"/>
            <w:lang w:eastAsia="zh-CN"/>
          </w:rPr>
          <w:t>C语言</w:t>
        </w:r>
      </w:ins>
      <w:r>
        <w:rPr>
          <w:rFonts w:hint="default" w:ascii="Times New Roman" w:hAnsi="Times New Roman" w:cs="Times New Roman"/>
          <w:sz w:val="21"/>
          <w:szCs w:val="21"/>
        </w:rPr>
        <w:t>的计算机编程技术探讨[J].数字通信世界,2018(04):88.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刘聪. C编译器符号表及属性文法的设计与实现[D].电子科技大学,2016.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r>
        <w:rPr>
          <w:rFonts w:hint="default" w:ascii="Times New Roman" w:hAnsi="Times New Roman" w:cs="Times New Roman"/>
          <w:sz w:val="21"/>
          <w:szCs w:val="21"/>
        </w:rPr>
        <w:t>王照.</w:t>
      </w:r>
      <w:del w:id="731" w:author="王宝彤" w:date="2020-06-21T22:41:36Z">
        <w:r>
          <w:rPr>
            <w:rFonts w:hint="default" w:ascii="Times New Roman" w:hAnsi="Times New Roman" w:cs="Times New Roman"/>
            <w:sz w:val="21"/>
            <w:szCs w:val="21"/>
          </w:rPr>
          <w:delText>C语言</w:delText>
        </w:r>
      </w:del>
      <w:ins w:id="732" w:author="王宝彤" w:date="2020-06-21T22:41:36Z">
        <w:r>
          <w:rPr>
            <w:rFonts w:hint="eastAsia" w:ascii="Times New Roman" w:hAnsi="Times New Roman" w:cs="Times New Roman"/>
            <w:sz w:val="21"/>
            <w:szCs w:val="21"/>
            <w:lang w:eastAsia="zh-CN"/>
          </w:rPr>
          <w:t>C语言</w:t>
        </w:r>
      </w:ins>
      <w:r>
        <w:rPr>
          <w:rFonts w:hint="default" w:ascii="Times New Roman" w:hAnsi="Times New Roman" w:cs="Times New Roman"/>
          <w:sz w:val="21"/>
          <w:szCs w:val="21"/>
        </w:rPr>
        <w:t>中指针用法解析[J].中国新通信,2014,16(22):5-6.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Boma A. ADHI,Tomoya KASHIMATA,Ken TAKAHASHI,Keiji KIMURA,Hironori KASAHARA. Compiler Software Coherent Control for Embedded High Performance Multicore[J]. IEICE Transactions on Electronics,2020,E103.C(3).</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Srećko Stamenković,Nenad Jovanović,Pinaki Chakraborty. Evaluation of simulation systems suitable for teaching compiler construction courses[J]. Computer Applications in Engineering Education,2020,28(3).</w:t>
      </w:r>
    </w:p>
    <w:p>
      <w:pPr>
        <w:snapToGrid w:val="0"/>
        <w:spacing w:line="300" w:lineRule="auto"/>
        <w:rPr>
          <w:rFonts w:hint="default" w:ascii="Times New Roman" w:hAnsi="Times New Roman" w:cs="Times New Roman"/>
          <w:i/>
          <w:iCs/>
          <w:sz w:val="28"/>
        </w:rPr>
      </w:pPr>
    </w:p>
    <w:p>
      <w:pPr>
        <w:snapToGrid w:val="0"/>
        <w:spacing w:line="300" w:lineRule="auto"/>
        <w:rPr>
          <w:rFonts w:hint="default" w:ascii="Times New Roman" w:hAnsi="Times New Roman" w:cs="Times New Roman"/>
          <w:i/>
          <w:iCs/>
          <w:sz w:val="28"/>
        </w:rPr>
      </w:pPr>
    </w:p>
    <w:p>
      <w:pPr>
        <w:rPr>
          <w:rFonts w:hint="default" w:ascii="Times New Roman" w:hAnsi="Times New Roman" w:cs="Times New Roman"/>
        </w:rPr>
      </w:pPr>
    </w:p>
    <w:p>
      <w:pPr>
        <w:snapToGrid w:val="0"/>
        <w:spacing w:line="300" w:lineRule="auto"/>
        <w:rPr>
          <w:rFonts w:hint="default" w:ascii="Times New Roman" w:hAnsi="Times New Roman" w:cs="Times New Roman"/>
          <w:i/>
          <w:iCs/>
          <w:sz w:val="28"/>
        </w:rPr>
      </w:pPr>
    </w:p>
    <w:p>
      <w:pPr>
        <w:tabs>
          <w:tab w:val="left" w:pos="7485"/>
        </w:tabs>
        <w:spacing w:line="300" w:lineRule="auto"/>
        <w:rPr>
          <w:rFonts w:hint="default" w:ascii="Times New Roman" w:hAnsi="Times New Roman" w:cs="Times New Roman"/>
        </w:rPr>
      </w:pPr>
      <w:r>
        <w:rPr>
          <w:rFonts w:hint="default" w:ascii="Times New Roman" w:hAnsi="Times New Roman" w:cs="Times New Roman"/>
          <w:sz w:val="24"/>
        </w:rPr>
        <w:br w:type="page"/>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源语言文法完整定义lan.txt为：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&lt;外部声明&gt;-&gt;&lt;struct定义&gt;';'|&lt;函数定义&gt;|&lt;变量声明或定义&gt;';';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&lt;函数声明&gt;-&gt;&lt;变量声明或定义&gt;;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&lt;参数列表&gt;-&gt;&lt;广义数据类型&gt;&lt;类型计算式&gt;;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&lt;广义数据类型&gt;-&gt;[数据类型]|&lt;struct数据类型&gt;;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&lt;变量声明或定义列表&gt;-&gt;&lt;变量声明或定义&gt;';'&lt;变量声明或定义列表&gt;|&lt;变量声明或定义&gt;';';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&lt;类型计算式&gt;-&gt;'*'&lt;类型计算式&gt;|&lt;中括号运算&gt;;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&lt;中括号运算&gt;-&gt;&lt;中括号运算&gt;'['&lt;值&gt;']' | &lt;函数括号运算&gt;;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&lt;函数括号运算&gt;-&gt;&lt;函数括号运算&gt;'('&lt;参数列表&gt;')'|&lt;函数括号运算&gt;'('')'|&lt;括号运算&gt;;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&lt;括号运算&gt;-&gt;'('&lt;类型计算式&gt;')'|[关键字];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&lt;语句列表&gt;-&gt;&lt;语句&gt;|&lt;语句列表&gt;&lt;语句&gt;;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&lt;语句&gt;-&gt;&lt;变量声明或定义&gt;';'|&lt;struct定义&gt;';'|&lt;程序块&gt;|&lt;if语句&gt;|&lt;循环语句&gt;|&lt;值&gt;';'|';'|'continue'';'|'break'';'|&lt;返回语句&gt;';';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&lt;if语句&gt;-&gt;&lt;if头部&gt;&lt;程序块&gt;'else'&lt;语句&gt;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|&lt;if头部&gt;&lt;语句&gt;;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&lt;if头部&gt;-&gt;'if''('&lt;值&gt;')';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&lt;循环语句&gt;-&gt;&lt;循环头部&gt;&lt;程序块&gt;;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&lt;循环头部&gt;-&gt;'while''('&lt;值&gt;')';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&lt;实参列表&gt;-&gt;&lt;值&gt;|&lt;值&gt;','&lt;实参列表&gt;;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&lt;值&gt;-&gt;&lt;值&gt;'='&lt;逻辑或表达式&gt;|&lt;逻辑或表达式&gt;;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&lt;逻辑或表达式&gt;-&gt;&lt;逻辑或表达式&gt;'||'&lt;逻辑且表达式&gt;|&lt;逻辑且表达式&gt;;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&lt;逻辑且表达式&gt;-&gt;&lt;逻辑且表达式&gt;'&amp;&amp;'&lt;比较表达式&gt;|&lt;比较表达式&gt;;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&lt;比较表达式&gt;-&gt;&lt;比较表达式&gt;'&lt;'&lt;加法表达式&gt;|&lt;比较表达式&gt;'=='&lt;加法表达式&gt;|&lt;加法表达式&gt;;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&lt;加法表达式&gt;-&gt;&lt;加法表达式&gt;'+'&lt;强制类型转换表达式&gt;|&lt;加法表达式&gt;'-'&lt;强制类型转换表达式&gt;|&lt;强制类型转换表达式&gt;;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&lt;强制类型转换表达式&gt;-&gt;&lt;解引用表达式&gt;;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&lt;解引用表达式&gt;-&gt;'*'&lt;解引用表达式&gt;|'&amp;'&lt;解引用表达式&gt;|&lt;成员选择表达式&gt;;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&lt;成员选择表达式&gt;-&gt;&lt;成员选择表达式&gt;'.'[关键字]|&lt;成员选择表达式&gt;'['&lt;值&gt;']'|&lt;函数括号表达式&gt;;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&lt;函数括号表达式&gt;-&gt;&lt;函数括号表达式&gt;'('')'|&lt;函数括号表达式&gt;'('&lt;实参列表&gt;')'|&lt;括号表达式&gt;;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&lt;括号表达式&gt;-&gt;'('&lt;值&gt;')'|&lt;元素&gt;;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&lt;元素&gt;-&gt;[关键字]|[常量];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&lt;返回语句&gt;-&gt;'return'&lt;值&gt;;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寄存器定义为：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enum reg_t{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r_undefined=-1,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r_zero=0,   //零寄存器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//r_at=1,     //为汇编器预留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r_ret_1=2,  //返回值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r_arg_1=4,  //函数参数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r_arg_4=7,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r_ax=8,     //通用寄存器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r_bx=9,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r_cx=10,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r_dx=11,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r_di=12,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r_si=13,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r_ex=14,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r_fx=15,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//16-23 考虑到可能有特殊含义，暂未使用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r_tmp_1=24,    //通用寄存器，编译器后端使用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r_tmp_2=25,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//26-27 预留给中断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//r_gp=28,  //全局指针，先预留下来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r_sp=29,    //栈顶指针寄存器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r_fp=30,    //栈帧指针寄存器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r_ra=31,   //函数返回地址ret 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lang w:eastAsia="zh-CN"/>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测试样例代码：广度优先搜索走迷宫</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map[4][5];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01000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00010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aim;//aim cannot equals to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wall=1;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map[2][4]=0;</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start.x=0;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start.y=0;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aim.x=4;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aim.y=3;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book[5][5];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check(int 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p=(struct coor*)ptr;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x=(*p).x;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y=(*p).y;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if(x&lt;0 || y&lt;0 || w-1&lt;x || h-1&lt;y){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if(book[y][x]){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if(map[y][x]==wall){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que[24];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xi[4];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yi[4];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que[0]=start;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book[start.y][start.x]=1;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while(head&lt;end){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while(i&lt;4){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cur=que[head];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cur.x=cur.x+xi[i];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cur.y=cur.y+yi[i];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if(check((int)&amp;cur)){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que[end]=cur;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book[cur.y][cur.x]=1;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if(cur.x==aim.x &amp;&amp; cur.y==aim.y){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end=end+1;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head=head+1;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rPr>
        <w:rFonts w:hint="eastAsia"/>
        <w:sz w:val="21"/>
        <w:szCs w:val="21"/>
      </w:rPr>
      <w:pPrChange w:id="0" w:author="王宝彤" w:date="2020-06-21T23:33:39Z">
        <w:pPr>
          <w:pStyle w:val="11"/>
        </w:pPr>
      </w:pPrChange>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42BDE59A"/>
    <w:multiLevelType w:val="singleLevel"/>
    <w:tmpl w:val="42BDE59A"/>
    <w:lvl w:ilvl="0" w:tentative="0">
      <w:start w:val="1"/>
      <w:numFmt w:val="decimal"/>
      <w:suff w:val="nothing"/>
      <w:lvlText w:val="（%1）"/>
      <w:lvlJc w:val="left"/>
    </w:lvl>
  </w:abstractNum>
  <w:abstractNum w:abstractNumId="3">
    <w:nsid w:val="64AF555F"/>
    <w:multiLevelType w:val="singleLevel"/>
    <w:tmpl w:val="64AF555F"/>
    <w:lvl w:ilvl="0" w:tentative="0">
      <w:start w:val="1"/>
      <w:numFmt w:val="decimal"/>
      <w:lvlText w:val="[%1]"/>
      <w:lvlJc w:val="left"/>
      <w:pPr>
        <w:tabs>
          <w:tab w:val="left" w:pos="312"/>
        </w:tabs>
      </w:pPr>
    </w:lvl>
  </w:abstractNum>
  <w:abstractNum w:abstractNumId="4">
    <w:nsid w:val="7C20669A"/>
    <w:multiLevelType w:val="singleLevel"/>
    <w:tmpl w:val="7C20669A"/>
    <w:lvl w:ilvl="0" w:tentative="0">
      <w:start w:val="6"/>
      <w:numFmt w:val="chineseCounting"/>
      <w:suff w:val="space"/>
      <w:lvlText w:val="第%1章"/>
      <w:lvlJc w:val="left"/>
      <w:rPr>
        <w:rFonts w:hint="eastAsia"/>
      </w:rPr>
    </w:lvl>
  </w:abstractNum>
  <w:num w:numId="1">
    <w:abstractNumId w:val="3"/>
  </w:num>
  <w:num w:numId="2">
    <w:abstractNumId w:val="1"/>
  </w:num>
  <w:num w:numId="3">
    <w:abstractNumId w:val="0"/>
  </w:num>
  <w:num w:numId="4">
    <w:abstractNumId w:val="4"/>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宝彤">
    <w15:presenceInfo w15:providerId="None" w15:userId="王宝彤"/>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935FC"/>
    <w:rsid w:val="000C0260"/>
    <w:rsid w:val="000C2924"/>
    <w:rsid w:val="000F327C"/>
    <w:rsid w:val="000F3401"/>
    <w:rsid w:val="000F3539"/>
    <w:rsid w:val="00133F51"/>
    <w:rsid w:val="00161EDF"/>
    <w:rsid w:val="0016607A"/>
    <w:rsid w:val="001760B4"/>
    <w:rsid w:val="001A7D6C"/>
    <w:rsid w:val="001D75CA"/>
    <w:rsid w:val="001E0AA8"/>
    <w:rsid w:val="002847D2"/>
    <w:rsid w:val="00285929"/>
    <w:rsid w:val="002B7671"/>
    <w:rsid w:val="002D7E5C"/>
    <w:rsid w:val="002F3B1B"/>
    <w:rsid w:val="00317025"/>
    <w:rsid w:val="003D2150"/>
    <w:rsid w:val="003D5472"/>
    <w:rsid w:val="0040168C"/>
    <w:rsid w:val="004C2585"/>
    <w:rsid w:val="004E4C1E"/>
    <w:rsid w:val="004F19DF"/>
    <w:rsid w:val="00547699"/>
    <w:rsid w:val="00570BA7"/>
    <w:rsid w:val="00591676"/>
    <w:rsid w:val="00593689"/>
    <w:rsid w:val="005C2331"/>
    <w:rsid w:val="005F48C0"/>
    <w:rsid w:val="0060799D"/>
    <w:rsid w:val="00607D09"/>
    <w:rsid w:val="00625D14"/>
    <w:rsid w:val="0067323C"/>
    <w:rsid w:val="006A09CA"/>
    <w:rsid w:val="006B108C"/>
    <w:rsid w:val="006F4007"/>
    <w:rsid w:val="00700D05"/>
    <w:rsid w:val="00707902"/>
    <w:rsid w:val="0071193E"/>
    <w:rsid w:val="00721ECA"/>
    <w:rsid w:val="00763DC6"/>
    <w:rsid w:val="0076574E"/>
    <w:rsid w:val="007A1330"/>
    <w:rsid w:val="007D1DA7"/>
    <w:rsid w:val="007F1617"/>
    <w:rsid w:val="00837E50"/>
    <w:rsid w:val="00874744"/>
    <w:rsid w:val="00895066"/>
    <w:rsid w:val="008C3BF5"/>
    <w:rsid w:val="008C730A"/>
    <w:rsid w:val="008F0A70"/>
    <w:rsid w:val="008F3F8B"/>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36FB"/>
    <w:rsid w:val="00CE26AF"/>
    <w:rsid w:val="00D01840"/>
    <w:rsid w:val="00D3141D"/>
    <w:rsid w:val="00D81477"/>
    <w:rsid w:val="00DC658B"/>
    <w:rsid w:val="00DE040F"/>
    <w:rsid w:val="00E44A3C"/>
    <w:rsid w:val="00EA2141"/>
    <w:rsid w:val="00EC1F4B"/>
    <w:rsid w:val="00F2552D"/>
    <w:rsid w:val="00F951AC"/>
    <w:rsid w:val="00FE1F40"/>
    <w:rsid w:val="00FE4C03"/>
    <w:rsid w:val="00FF42E0"/>
    <w:rsid w:val="01592ABA"/>
    <w:rsid w:val="01923BC7"/>
    <w:rsid w:val="01E93E24"/>
    <w:rsid w:val="02641F7A"/>
    <w:rsid w:val="043057B2"/>
    <w:rsid w:val="044E5249"/>
    <w:rsid w:val="049405EB"/>
    <w:rsid w:val="053C4F7B"/>
    <w:rsid w:val="05787209"/>
    <w:rsid w:val="06734478"/>
    <w:rsid w:val="067C6605"/>
    <w:rsid w:val="06900259"/>
    <w:rsid w:val="06937145"/>
    <w:rsid w:val="07B706C2"/>
    <w:rsid w:val="07D048A5"/>
    <w:rsid w:val="07FF4A16"/>
    <w:rsid w:val="082B6304"/>
    <w:rsid w:val="0887207B"/>
    <w:rsid w:val="08E55E72"/>
    <w:rsid w:val="09363846"/>
    <w:rsid w:val="09FE3A5E"/>
    <w:rsid w:val="0A3935B1"/>
    <w:rsid w:val="0A973920"/>
    <w:rsid w:val="0B871857"/>
    <w:rsid w:val="0C764692"/>
    <w:rsid w:val="0DB56313"/>
    <w:rsid w:val="0DC21F67"/>
    <w:rsid w:val="0DD66109"/>
    <w:rsid w:val="0E9B2D9C"/>
    <w:rsid w:val="0FE83DD2"/>
    <w:rsid w:val="118D589E"/>
    <w:rsid w:val="12804438"/>
    <w:rsid w:val="12D7038B"/>
    <w:rsid w:val="136324A1"/>
    <w:rsid w:val="13A15B6D"/>
    <w:rsid w:val="13D514F4"/>
    <w:rsid w:val="140F1F9A"/>
    <w:rsid w:val="14512A99"/>
    <w:rsid w:val="15342F4E"/>
    <w:rsid w:val="161F6509"/>
    <w:rsid w:val="16742BA1"/>
    <w:rsid w:val="16AB6EE5"/>
    <w:rsid w:val="16E13CD7"/>
    <w:rsid w:val="17213C59"/>
    <w:rsid w:val="17982D32"/>
    <w:rsid w:val="1841475A"/>
    <w:rsid w:val="19106DCE"/>
    <w:rsid w:val="1AB95184"/>
    <w:rsid w:val="1D18428F"/>
    <w:rsid w:val="1E4679E2"/>
    <w:rsid w:val="1E970398"/>
    <w:rsid w:val="1EDC1EF8"/>
    <w:rsid w:val="1F311A8C"/>
    <w:rsid w:val="20033D12"/>
    <w:rsid w:val="20E450E9"/>
    <w:rsid w:val="22531A95"/>
    <w:rsid w:val="22A70DCA"/>
    <w:rsid w:val="22DD6687"/>
    <w:rsid w:val="232C11C3"/>
    <w:rsid w:val="23B07661"/>
    <w:rsid w:val="23E82E9D"/>
    <w:rsid w:val="240665C3"/>
    <w:rsid w:val="2754534A"/>
    <w:rsid w:val="28221692"/>
    <w:rsid w:val="282F5202"/>
    <w:rsid w:val="28BC01BF"/>
    <w:rsid w:val="28E84312"/>
    <w:rsid w:val="294F7625"/>
    <w:rsid w:val="2ABE0654"/>
    <w:rsid w:val="2AD27F1D"/>
    <w:rsid w:val="2B7531BC"/>
    <w:rsid w:val="2C8963AC"/>
    <w:rsid w:val="2CB4107A"/>
    <w:rsid w:val="2D4E7080"/>
    <w:rsid w:val="2E1A5495"/>
    <w:rsid w:val="2EB229D5"/>
    <w:rsid w:val="2F1E3947"/>
    <w:rsid w:val="2FCB01DC"/>
    <w:rsid w:val="2FFD7FA8"/>
    <w:rsid w:val="30225590"/>
    <w:rsid w:val="32582BE1"/>
    <w:rsid w:val="32BF0B56"/>
    <w:rsid w:val="32CF0BF2"/>
    <w:rsid w:val="33080E4B"/>
    <w:rsid w:val="33DA2A1D"/>
    <w:rsid w:val="34001A15"/>
    <w:rsid w:val="340B4024"/>
    <w:rsid w:val="34B77CB9"/>
    <w:rsid w:val="34C35B6A"/>
    <w:rsid w:val="35054165"/>
    <w:rsid w:val="353B2DEE"/>
    <w:rsid w:val="358631A6"/>
    <w:rsid w:val="359D6910"/>
    <w:rsid w:val="37FAA452"/>
    <w:rsid w:val="388D1633"/>
    <w:rsid w:val="397A65E9"/>
    <w:rsid w:val="398974E3"/>
    <w:rsid w:val="3A0E4406"/>
    <w:rsid w:val="3A50238C"/>
    <w:rsid w:val="3AD025EE"/>
    <w:rsid w:val="3ADF7CA7"/>
    <w:rsid w:val="3AFF1132"/>
    <w:rsid w:val="3C465650"/>
    <w:rsid w:val="3C493D7F"/>
    <w:rsid w:val="3C77234B"/>
    <w:rsid w:val="3CFD3138"/>
    <w:rsid w:val="3D3D3C43"/>
    <w:rsid w:val="3E0557D6"/>
    <w:rsid w:val="3E5A0F6E"/>
    <w:rsid w:val="3EB81716"/>
    <w:rsid w:val="3F8774B6"/>
    <w:rsid w:val="3F905EE2"/>
    <w:rsid w:val="3FA6768E"/>
    <w:rsid w:val="3FF94591"/>
    <w:rsid w:val="4086610F"/>
    <w:rsid w:val="41703047"/>
    <w:rsid w:val="41845924"/>
    <w:rsid w:val="41AF3A0C"/>
    <w:rsid w:val="423C7A14"/>
    <w:rsid w:val="43115EF0"/>
    <w:rsid w:val="44376897"/>
    <w:rsid w:val="45672EE1"/>
    <w:rsid w:val="45CD1E8B"/>
    <w:rsid w:val="463217E5"/>
    <w:rsid w:val="469D54F5"/>
    <w:rsid w:val="473941D0"/>
    <w:rsid w:val="47616380"/>
    <w:rsid w:val="47965F05"/>
    <w:rsid w:val="48735B86"/>
    <w:rsid w:val="489944DA"/>
    <w:rsid w:val="48A46C84"/>
    <w:rsid w:val="49166F12"/>
    <w:rsid w:val="499A44FC"/>
    <w:rsid w:val="4A300FDE"/>
    <w:rsid w:val="4A3F1856"/>
    <w:rsid w:val="4A5F70E7"/>
    <w:rsid w:val="4A771A60"/>
    <w:rsid w:val="4AAA7821"/>
    <w:rsid w:val="4AF20F10"/>
    <w:rsid w:val="4B604EC6"/>
    <w:rsid w:val="4B637187"/>
    <w:rsid w:val="4C884D4A"/>
    <w:rsid w:val="4D1923F2"/>
    <w:rsid w:val="4D32058A"/>
    <w:rsid w:val="4E0E3701"/>
    <w:rsid w:val="4F980164"/>
    <w:rsid w:val="4FF15848"/>
    <w:rsid w:val="5000772D"/>
    <w:rsid w:val="50886D1A"/>
    <w:rsid w:val="517B3C92"/>
    <w:rsid w:val="51EA3A32"/>
    <w:rsid w:val="52753010"/>
    <w:rsid w:val="52F75C30"/>
    <w:rsid w:val="531907DF"/>
    <w:rsid w:val="537674A0"/>
    <w:rsid w:val="53FC1DB1"/>
    <w:rsid w:val="54E86BDC"/>
    <w:rsid w:val="55120A8D"/>
    <w:rsid w:val="56494451"/>
    <w:rsid w:val="565B168D"/>
    <w:rsid w:val="566E73A4"/>
    <w:rsid w:val="569123F7"/>
    <w:rsid w:val="569D3C4F"/>
    <w:rsid w:val="56A0545B"/>
    <w:rsid w:val="56E27B85"/>
    <w:rsid w:val="57275139"/>
    <w:rsid w:val="57B84AB1"/>
    <w:rsid w:val="57E22B08"/>
    <w:rsid w:val="58924545"/>
    <w:rsid w:val="58BB4678"/>
    <w:rsid w:val="58FC1D98"/>
    <w:rsid w:val="591B378A"/>
    <w:rsid w:val="59D53227"/>
    <w:rsid w:val="59DD5A2E"/>
    <w:rsid w:val="5A3B234B"/>
    <w:rsid w:val="5A7D0284"/>
    <w:rsid w:val="5A995EB7"/>
    <w:rsid w:val="5AFC2C64"/>
    <w:rsid w:val="5B1C55CA"/>
    <w:rsid w:val="5B53092D"/>
    <w:rsid w:val="5C28376E"/>
    <w:rsid w:val="5C2F09AB"/>
    <w:rsid w:val="5C622BFE"/>
    <w:rsid w:val="5D1D2554"/>
    <w:rsid w:val="5DDD4093"/>
    <w:rsid w:val="5DFB6F35"/>
    <w:rsid w:val="5E7D3DEE"/>
    <w:rsid w:val="5EA71859"/>
    <w:rsid w:val="5EEB2D3A"/>
    <w:rsid w:val="5F1D377C"/>
    <w:rsid w:val="5FB9753D"/>
    <w:rsid w:val="606D6343"/>
    <w:rsid w:val="60F94712"/>
    <w:rsid w:val="61377350"/>
    <w:rsid w:val="613B0D62"/>
    <w:rsid w:val="625136A0"/>
    <w:rsid w:val="62CD7BEF"/>
    <w:rsid w:val="63320451"/>
    <w:rsid w:val="639117E9"/>
    <w:rsid w:val="63AA40B9"/>
    <w:rsid w:val="63D815DE"/>
    <w:rsid w:val="642B6B65"/>
    <w:rsid w:val="66166E57"/>
    <w:rsid w:val="66AA76B4"/>
    <w:rsid w:val="66F72833"/>
    <w:rsid w:val="672D2E96"/>
    <w:rsid w:val="67494B5C"/>
    <w:rsid w:val="677C79CB"/>
    <w:rsid w:val="67C4537E"/>
    <w:rsid w:val="67D13989"/>
    <w:rsid w:val="680A14B9"/>
    <w:rsid w:val="681368AF"/>
    <w:rsid w:val="6B2B612C"/>
    <w:rsid w:val="6B60143B"/>
    <w:rsid w:val="6B6949B4"/>
    <w:rsid w:val="6BCB6A5A"/>
    <w:rsid w:val="6C0C1D0A"/>
    <w:rsid w:val="6D5F1FEB"/>
    <w:rsid w:val="6DAA297E"/>
    <w:rsid w:val="6DD37F24"/>
    <w:rsid w:val="6DD867B1"/>
    <w:rsid w:val="6E560FE8"/>
    <w:rsid w:val="6E5649EC"/>
    <w:rsid w:val="6F3F289F"/>
    <w:rsid w:val="6FC077D7"/>
    <w:rsid w:val="6FDF00F6"/>
    <w:rsid w:val="71E01A09"/>
    <w:rsid w:val="724C4B9F"/>
    <w:rsid w:val="72B1418B"/>
    <w:rsid w:val="72C674D3"/>
    <w:rsid w:val="7319472F"/>
    <w:rsid w:val="74966CE6"/>
    <w:rsid w:val="74B24A11"/>
    <w:rsid w:val="77926B73"/>
    <w:rsid w:val="77D90150"/>
    <w:rsid w:val="77E654E7"/>
    <w:rsid w:val="798973A7"/>
    <w:rsid w:val="79E2796B"/>
    <w:rsid w:val="7A562D8D"/>
    <w:rsid w:val="7AB07CD8"/>
    <w:rsid w:val="7D313F12"/>
    <w:rsid w:val="7D7534D3"/>
    <w:rsid w:val="7D86324F"/>
    <w:rsid w:val="7E036D25"/>
    <w:rsid w:val="7E276D2E"/>
    <w:rsid w:val="7E943EF9"/>
    <w:rsid w:val="7F4618F0"/>
    <w:rsid w:val="7F9423A9"/>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nhideWhenUsed="0" w:uiPriority="99" w:semiHidden="0"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0" w:leftChars="0"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keepNext w:val="0"/>
      <w:widowControl w:val="0"/>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widowControl w:val="0"/>
      <w:spacing w:line="300" w:lineRule="auto"/>
      <w:ind w:right="893" w:rightChars="425" w:firstLine="0" w:firstLineChars="0"/>
      <w:jc w:val="both"/>
      <w:outlineLvl w:val="1"/>
    </w:pPr>
    <w:rPr>
      <w:rFonts w:ascii="黑体" w:hAnsi="黑体" w:eastAsia="黑体" w:cs="宋体"/>
      <w:bCs/>
      <w:kern w:val="0"/>
      <w:sz w:val="28"/>
    </w:rPr>
  </w:style>
  <w:style w:type="paragraph" w:styleId="4">
    <w:name w:val="heading 3"/>
    <w:basedOn w:val="1"/>
    <w:next w:val="1"/>
    <w:link w:val="29"/>
    <w:unhideWhenUsed/>
    <w:qFormat/>
    <w:uiPriority w:val="9"/>
    <w:pPr>
      <w:keepNext w:val="0"/>
      <w:keepLines w:val="0"/>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宋体"/>
      <w:sz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2"/>
    <w:qFormat/>
    <w:uiPriority w:val="99"/>
    <w:rPr>
      <w:rFonts w:ascii="Calibri" w:hAnsi="Calibri" w:eastAsia="宋体" w:cs="Times New Roman"/>
      <w:b/>
      <w:bCs/>
      <w:kern w:val="36"/>
      <w:sz w:val="30"/>
      <w:szCs w:val="32"/>
    </w:rPr>
  </w:style>
  <w:style w:type="character" w:customStyle="1" w:styleId="22">
    <w:name w:val="标题 2 Char"/>
    <w:basedOn w:val="18"/>
    <w:link w:val="3"/>
    <w:qFormat/>
    <w:uiPriority w:val="99"/>
    <w:rPr>
      <w:rFonts w:ascii="黑体" w:hAnsi="黑体" w:eastAsia="黑体" w:cs="宋体"/>
      <w:bCs/>
      <w:kern w:val="0"/>
      <w:sz w:val="28"/>
    </w:rPr>
  </w:style>
  <w:style w:type="character" w:customStyle="1" w:styleId="23">
    <w:name w:val="正文文本 Char"/>
    <w:basedOn w:val="18"/>
    <w:link w:val="6"/>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0" Type="http://schemas.microsoft.com/office/2011/relationships/people" Target="people.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62</Pages>
  <Words>25329</Words>
  <Characters>34446</Characters>
  <Lines>54</Lines>
  <Paragraphs>15</Paragraphs>
  <TotalTime>44</TotalTime>
  <ScaleCrop>false</ScaleCrop>
  <LinksUpToDate>false</LinksUpToDate>
  <CharactersWithSpaces>36822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2020-06-21T17:01:54Z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